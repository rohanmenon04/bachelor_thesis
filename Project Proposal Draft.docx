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A4BA" w14:textId="43724C26" w:rsidR="00D86585" w:rsidRDefault="00331539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Project Planning</w:t>
      </w:r>
    </w:p>
    <w:p w14:paraId="4BE71E16" w14:textId="77777777" w:rsidR="00D86585" w:rsidRDefault="00000000">
      <w:pPr>
        <w:pStyle w:val="Heading1"/>
      </w:pPr>
      <w:r>
        <w:t>1. Working Title</w:t>
      </w:r>
    </w:p>
    <w:p w14:paraId="7C7A13D8" w14:textId="77777777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Learning Discrete Semantic State Representations for Efficient Planning in Reinforcement Learning</w:t>
      </w:r>
    </w:p>
    <w:p w14:paraId="72584E36" w14:textId="77777777" w:rsidR="00D86585" w:rsidRDefault="00D86585">
      <w:pPr>
        <w:spacing w:after="60"/>
      </w:pPr>
    </w:p>
    <w:p w14:paraId="40BD5A7D" w14:textId="77777777" w:rsidR="00D86585" w:rsidRDefault="00000000">
      <w:pPr>
        <w:pStyle w:val="Heading1"/>
      </w:pPr>
      <w:r>
        <w:t>2. Project Description</w:t>
      </w:r>
    </w:p>
    <w:p w14:paraId="3B454467" w14:textId="515F40EA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Complex </w:t>
      </w:r>
      <w:r w:rsidR="00331539">
        <w:rPr>
          <w:rFonts w:ascii="Calibri" w:eastAsia="Calibri" w:hAnsi="Calibri" w:cs="Calibri"/>
          <w:sz w:val="22"/>
          <w:szCs w:val="22"/>
        </w:rPr>
        <w:t>RL</w:t>
      </w:r>
      <w:r>
        <w:rPr>
          <w:rFonts w:ascii="Calibri" w:eastAsia="Calibri" w:hAnsi="Calibri" w:cs="Calibri"/>
          <w:sz w:val="22"/>
          <w:szCs w:val="22"/>
        </w:rPr>
        <w:t xml:space="preserve"> environments </w:t>
      </w:r>
      <w:r w:rsidR="00331539">
        <w:rPr>
          <w:rFonts w:ascii="Calibri" w:eastAsia="Calibri" w:hAnsi="Calibri" w:cs="Calibri"/>
          <w:sz w:val="22"/>
          <w:szCs w:val="22"/>
        </w:rPr>
        <w:t>create</w:t>
      </w:r>
      <w:r>
        <w:rPr>
          <w:rFonts w:ascii="Calibri" w:eastAsia="Calibri" w:hAnsi="Calibri" w:cs="Calibri"/>
          <w:sz w:val="22"/>
          <w:szCs w:val="22"/>
        </w:rPr>
        <w:t xml:space="preserve"> high-dimensional continuous observation spaces typically images or sensor readings</w:t>
      </w:r>
      <w:r w:rsidR="00331539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over which high-level planning is computationally expensive and difficult to interpret. </w:t>
      </w:r>
      <w:r w:rsidR="0084506A">
        <w:rPr>
          <w:rFonts w:ascii="Calibri" w:eastAsia="Calibri" w:hAnsi="Calibri" w:cs="Calibri"/>
          <w:sz w:val="22"/>
          <w:szCs w:val="22"/>
        </w:rPr>
        <w:t xml:space="preserve">Therefore, a way to mitigate some of these challenges is by trying to discretize these environments. </w:t>
      </w:r>
      <w:r w:rsidR="00450375">
        <w:rPr>
          <w:rFonts w:ascii="Calibri" w:eastAsia="Calibri" w:hAnsi="Calibri" w:cs="Calibri"/>
          <w:sz w:val="22"/>
          <w:szCs w:val="22"/>
        </w:rPr>
        <w:t xml:space="preserve">Discrete environments have proven to offer several advantages across planning. Firstly, discrete models directly link with tree-search and sequence planning models that struggle to operate across continuous spaces. Secondly, discrete models discard low-level perceptual variation that exists in continuous spaces that is </w:t>
      </w:r>
      <w:r w:rsidR="005B4666">
        <w:rPr>
          <w:rFonts w:ascii="Calibri" w:eastAsia="Calibri" w:hAnsi="Calibri" w:cs="Calibri"/>
          <w:sz w:val="22"/>
          <w:szCs w:val="22"/>
        </w:rPr>
        <w:t xml:space="preserve">often </w:t>
      </w:r>
      <w:r w:rsidR="00450375">
        <w:rPr>
          <w:rFonts w:ascii="Calibri" w:eastAsia="Calibri" w:hAnsi="Calibri" w:cs="Calibri"/>
          <w:sz w:val="22"/>
          <w:szCs w:val="22"/>
        </w:rPr>
        <w:t xml:space="preserve">irrelevant for planning. Lastly, the rise of transformers and transformer-based sequence models have demonstrated that discrete token vocabularies can capture compact, relevant semantic structure. This design principle is one that is being applied to broad continuous RL environments </w:t>
      </w:r>
      <w:r w:rsidR="00450375" w:rsidRPr="00450375">
        <w:rPr>
          <w:rFonts w:ascii="Calibri" w:eastAsia="Calibri" w:hAnsi="Calibri" w:cs="Calibri"/>
          <w:sz w:val="22"/>
          <w:szCs w:val="22"/>
        </w:rPr>
        <w:t>(Micheli et al., 2023</w:t>
      </w:r>
      <w:r w:rsidR="00450375">
        <w:rPr>
          <w:rFonts w:ascii="Calibri" w:eastAsia="Calibri" w:hAnsi="Calibri" w:cs="Calibri"/>
          <w:sz w:val="22"/>
          <w:szCs w:val="22"/>
        </w:rPr>
        <w:t>)</w:t>
      </w:r>
      <w:r w:rsidR="00614FBD">
        <w:rPr>
          <w:rFonts w:ascii="Calibri" w:eastAsia="Calibri" w:hAnsi="Calibri" w:cs="Calibri"/>
          <w:sz w:val="22"/>
          <w:szCs w:val="22"/>
        </w:rPr>
        <w:t>, as transformers prove to be more sample efficient than traditional RL networks at capturing data</w:t>
      </w:r>
      <w:r w:rsidR="005B4666">
        <w:rPr>
          <w:rFonts w:ascii="Calibri" w:eastAsia="Calibri" w:hAnsi="Calibri" w:cs="Calibri"/>
          <w:sz w:val="22"/>
          <w:szCs w:val="22"/>
        </w:rPr>
        <w:t xml:space="preserve"> and encoding knowledge</w:t>
      </w:r>
      <w:r w:rsidR="00450375">
        <w:rPr>
          <w:rFonts w:ascii="Calibri" w:eastAsia="Calibri" w:hAnsi="Calibri" w:cs="Calibri"/>
          <w:sz w:val="22"/>
          <w:szCs w:val="22"/>
        </w:rPr>
        <w:t xml:space="preserve">. </w:t>
      </w:r>
      <w:r w:rsidR="00450375" w:rsidRPr="00450375">
        <w:rPr>
          <w:rFonts w:ascii="Calibri" w:eastAsia="Calibri" w:hAnsi="Calibri" w:cs="Calibri"/>
          <w:sz w:val="22"/>
          <w:szCs w:val="22"/>
        </w:rPr>
        <w:t xml:space="preserve">The convergence of </w:t>
      </w:r>
      <w:r w:rsidR="00450375">
        <w:rPr>
          <w:rFonts w:ascii="Calibri" w:eastAsia="Calibri" w:hAnsi="Calibri" w:cs="Calibri"/>
          <w:sz w:val="22"/>
          <w:szCs w:val="22"/>
        </w:rPr>
        <w:t>more mature</w:t>
      </w:r>
      <w:r w:rsidR="00450375" w:rsidRPr="00450375">
        <w:rPr>
          <w:rFonts w:ascii="Calibri" w:eastAsia="Calibri" w:hAnsi="Calibri" w:cs="Calibri"/>
          <w:sz w:val="22"/>
          <w:szCs w:val="22"/>
        </w:rPr>
        <w:t xml:space="preserve"> discretization techniques and powerful token-sequence architectures makes this an opportune moment to investigate whether learned discrete state representations can be both planning-efficient and interpretable.</w:t>
      </w:r>
    </w:p>
    <w:p w14:paraId="6B5DF8D5" w14:textId="54744FC8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The central idea is to develop a Transformer-based encoder that maps continuous observations to a finite set of discrete tokens, drawing on discretization techniques from vector quantization. The </w:t>
      </w:r>
      <w:r w:rsidR="00331539">
        <w:rPr>
          <w:rFonts w:ascii="Calibri" w:eastAsia="Calibri" w:hAnsi="Calibri" w:cs="Calibri"/>
          <w:sz w:val="22"/>
          <w:szCs w:val="22"/>
        </w:rPr>
        <w:t>idea</w:t>
      </w:r>
      <w:r>
        <w:rPr>
          <w:rFonts w:ascii="Calibri" w:eastAsia="Calibri" w:hAnsi="Calibri" w:cs="Calibri"/>
          <w:sz w:val="22"/>
          <w:szCs w:val="22"/>
        </w:rPr>
        <w:t xml:space="preserve"> is that the resulting tokens are not only compact but also semantically structure</w:t>
      </w:r>
      <w:r w:rsidR="002A4030">
        <w:rPr>
          <w:rFonts w:ascii="Calibri" w:eastAsia="Calibri" w:hAnsi="Calibri" w:cs="Calibri"/>
          <w:sz w:val="22"/>
          <w:szCs w:val="22"/>
        </w:rPr>
        <w:t>d</w:t>
      </w:r>
      <w:r w:rsidR="00331539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corresponding to </w:t>
      </w:r>
      <w:r w:rsidR="002A4030">
        <w:rPr>
          <w:rFonts w:ascii="Calibri" w:eastAsia="Calibri" w:hAnsi="Calibri" w:cs="Calibri"/>
          <w:sz w:val="22"/>
          <w:szCs w:val="22"/>
        </w:rPr>
        <w:t xml:space="preserve">potentially </w:t>
      </w:r>
      <w:r>
        <w:rPr>
          <w:rFonts w:ascii="Calibri" w:eastAsia="Calibri" w:hAnsi="Calibri" w:cs="Calibri"/>
          <w:sz w:val="22"/>
          <w:szCs w:val="22"/>
        </w:rPr>
        <w:t>meaningful state descriptions such as "door is open" or "agent is holding the key"</w:t>
      </w:r>
      <w:r w:rsidR="00331539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without being explicitly supervised to do so. </w:t>
      </w:r>
    </w:p>
    <w:p w14:paraId="0F200648" w14:textId="733D0739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project then evaluates whether a</w:t>
      </w:r>
      <w:commentRangeStart w:id="0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9F152A">
        <w:rPr>
          <w:rFonts w:ascii="Calibri" w:eastAsia="Calibri" w:hAnsi="Calibri" w:cs="Calibri"/>
          <w:sz w:val="22"/>
          <w:szCs w:val="22"/>
        </w:rPr>
        <w:t>learned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commentRangeEnd w:id="0"/>
      <w:r w:rsidR="002A4030">
        <w:rPr>
          <w:rStyle w:val="CommentReference"/>
          <w:rFonts w:ascii="Calibri" w:eastAsia="Calibri" w:hAnsi="Calibri" w:cs="Calibri"/>
          <w:sz w:val="22"/>
          <w:szCs w:val="22"/>
        </w:rPr>
        <w:commentReference w:id="0"/>
      </w:r>
      <w:r>
        <w:rPr>
          <w:rFonts w:ascii="Calibri" w:eastAsia="Calibri" w:hAnsi="Calibri" w:cs="Calibri"/>
          <w:sz w:val="22"/>
          <w:szCs w:val="22"/>
        </w:rPr>
        <w:t xml:space="preserve">policy operating over this discrete token space achieves better efficiency than </w:t>
      </w:r>
      <w:r w:rsidR="009F152A">
        <w:rPr>
          <w:rFonts w:ascii="Calibri" w:eastAsia="Calibri" w:hAnsi="Calibri" w:cs="Calibri"/>
          <w:sz w:val="22"/>
          <w:szCs w:val="22"/>
        </w:rPr>
        <w:t xml:space="preserve">a policy trained </w:t>
      </w:r>
      <w:r>
        <w:rPr>
          <w:rFonts w:ascii="Calibri" w:eastAsia="Calibri" w:hAnsi="Calibri" w:cs="Calibri"/>
          <w:sz w:val="22"/>
          <w:szCs w:val="22"/>
        </w:rPr>
        <w:t xml:space="preserve">over raw observations or a continuous latent representation. Interpretability </w:t>
      </w:r>
      <w:r w:rsidR="009F152A">
        <w:rPr>
          <w:rFonts w:ascii="Calibri" w:eastAsia="Calibri" w:hAnsi="Calibri" w:cs="Calibri"/>
          <w:sz w:val="22"/>
          <w:szCs w:val="22"/>
        </w:rPr>
        <w:t>is a secondary diagnostic goal, where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31539">
        <w:rPr>
          <w:rFonts w:ascii="Calibri" w:eastAsia="Calibri" w:hAnsi="Calibri" w:cs="Calibri"/>
          <w:sz w:val="22"/>
          <w:szCs w:val="22"/>
        </w:rPr>
        <w:t xml:space="preserve">I will aim to develop </w:t>
      </w:r>
      <w:r>
        <w:rPr>
          <w:rFonts w:ascii="Calibri" w:eastAsia="Calibri" w:hAnsi="Calibri" w:cs="Calibri"/>
          <w:sz w:val="22"/>
          <w:szCs w:val="22"/>
        </w:rPr>
        <w:t>visualization tools to assess the degree to which learned tokens align with meaningful environment concepts.</w:t>
      </w:r>
    </w:p>
    <w:p w14:paraId="5A9DB838" w14:textId="77777777" w:rsidR="00D86585" w:rsidRDefault="00D86585">
      <w:pPr>
        <w:spacing w:after="60"/>
      </w:pPr>
    </w:p>
    <w:p w14:paraId="6FB121CB" w14:textId="77777777" w:rsidR="00D86585" w:rsidRDefault="00000000">
      <w:pPr>
        <w:pStyle w:val="Heading1"/>
      </w:pPr>
      <w:r>
        <w:t>3. Research Questions</w:t>
      </w:r>
    </w:p>
    <w:p w14:paraId="796A66B3" w14:textId="77777777" w:rsidR="00D86585" w:rsidRDefault="00000000">
      <w:pPr>
        <w:pStyle w:val="Heading2"/>
      </w:pPr>
      <w:r>
        <w:t>Main research question</w:t>
      </w:r>
    </w:p>
    <w:p w14:paraId="01F2C7E8" w14:textId="77777777" w:rsidR="00D86585" w:rsidRDefault="00000000">
      <w:pPr>
        <w:spacing w:after="140"/>
        <w:rPr>
          <w:rFonts w:ascii="Calibri" w:eastAsia="Calibri" w:hAnsi="Calibri" w:cs="Calibri"/>
          <w:sz w:val="22"/>
          <w:szCs w:val="22"/>
        </w:rPr>
      </w:pPr>
      <w:commentRangeStart w:id="1"/>
      <w:r>
        <w:rPr>
          <w:rFonts w:ascii="Calibri" w:eastAsia="Calibri" w:hAnsi="Calibri" w:cs="Calibri"/>
          <w:sz w:val="22"/>
          <w:szCs w:val="22"/>
        </w:rPr>
        <w:t>Can a Transformer-based encoder, using vector-quantization-inspired discretization, learn a compact discrete token vocabulary from continuous RL observations that is both semantically meaningful and beneficial for planning efficiency?</w:t>
      </w:r>
      <w:commentRangeEnd w:id="1"/>
      <w:r w:rsidR="00BB5599">
        <w:rPr>
          <w:rStyle w:val="CommentReference"/>
          <w:sz w:val="20"/>
          <w:szCs w:val="20"/>
        </w:rPr>
        <w:commentReference w:id="1"/>
      </w:r>
    </w:p>
    <w:p w14:paraId="242CB880" w14:textId="1381E119" w:rsidR="00840405" w:rsidRDefault="00840405" w:rsidP="00840405">
      <w:pPr>
        <w:spacing w:after="140"/>
      </w:pPr>
      <w:r>
        <w:rPr>
          <w:rFonts w:ascii="Calibri" w:eastAsia="Calibri" w:hAnsi="Calibri" w:cs="Calibri"/>
          <w:sz w:val="22"/>
          <w:szCs w:val="22"/>
        </w:rPr>
        <w:t>How can</w:t>
      </w:r>
      <w:commentRangeStart w:id="2"/>
      <w:r>
        <w:rPr>
          <w:rFonts w:ascii="Calibri" w:eastAsia="Calibri" w:hAnsi="Calibri" w:cs="Calibri"/>
          <w:sz w:val="22"/>
          <w:szCs w:val="22"/>
        </w:rPr>
        <w:t xml:space="preserve"> a Transformer-based encoder, using discretization techniques, learn a compact token vocabulary from continuous RL observations that is both semantically meaningful and beneficial for planning efficiency?</w:t>
      </w:r>
      <w:commentRangeEnd w:id="2"/>
      <w:r>
        <w:rPr>
          <w:rStyle w:val="CommentReference"/>
          <w:sz w:val="20"/>
          <w:szCs w:val="20"/>
        </w:rPr>
        <w:commentReference w:id="2"/>
      </w:r>
    </w:p>
    <w:p w14:paraId="1C41D247" w14:textId="77777777" w:rsidR="00840405" w:rsidRDefault="00840405">
      <w:pPr>
        <w:spacing w:after="140"/>
      </w:pPr>
    </w:p>
    <w:p w14:paraId="59EBD1E4" w14:textId="77777777" w:rsidR="00D86585" w:rsidRDefault="00000000">
      <w:pPr>
        <w:pStyle w:val="Heading2"/>
      </w:pPr>
      <w:commentRangeStart w:id="3"/>
      <w:r>
        <w:t>Sub-questions</w:t>
      </w:r>
      <w:commentRangeEnd w:id="3"/>
      <w:r w:rsidR="000143C7">
        <w:rPr>
          <w:rStyle w:val="CommentReference"/>
          <w:sz w:val="24"/>
          <w:szCs w:val="24"/>
        </w:rPr>
        <w:commentReference w:id="3"/>
      </w:r>
    </w:p>
    <w:p w14:paraId="46E00407" w14:textId="77777777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>Representation quality:</w:t>
      </w:r>
    </w:p>
    <w:p w14:paraId="1B07561D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commentRangeStart w:id="4"/>
      <w:r>
        <w:rPr>
          <w:rFonts w:ascii="Calibri" w:eastAsia="Calibri" w:hAnsi="Calibri" w:cs="Calibri"/>
          <w:sz w:val="22"/>
          <w:szCs w:val="22"/>
        </w:rPr>
        <w:t>Does the encoder produce a stable and well-utilized discrete codebook across training, or does codebook collapse occur?</w:t>
      </w:r>
      <w:commentRangeEnd w:id="4"/>
      <w:r w:rsidR="001B062E">
        <w:rPr>
          <w:rStyle w:val="CommentReference"/>
          <w:sz w:val="20"/>
          <w:szCs w:val="20"/>
        </w:rPr>
        <w:commentReference w:id="4"/>
      </w:r>
    </w:p>
    <w:p w14:paraId="037F5AA6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Do the learned tokens correspond to </w:t>
      </w:r>
      <w:commentRangeStart w:id="5"/>
      <w:r>
        <w:rPr>
          <w:rFonts w:ascii="Calibri" w:eastAsia="Calibri" w:hAnsi="Calibri" w:cs="Calibri"/>
          <w:sz w:val="22"/>
          <w:szCs w:val="22"/>
        </w:rPr>
        <w:t xml:space="preserve">semantically meaningful </w:t>
      </w:r>
      <w:commentRangeEnd w:id="5"/>
      <w:r w:rsidR="00F6275D">
        <w:rPr>
          <w:rStyle w:val="CommentReference"/>
          <w:rFonts w:ascii="Calibri" w:eastAsia="Calibri" w:hAnsi="Calibri" w:cs="Calibri"/>
          <w:sz w:val="22"/>
          <w:szCs w:val="22"/>
        </w:rPr>
        <w:commentReference w:id="5"/>
      </w:r>
      <w:r>
        <w:rPr>
          <w:rFonts w:ascii="Calibri" w:eastAsia="Calibri" w:hAnsi="Calibri" w:cs="Calibri"/>
          <w:sz w:val="22"/>
          <w:szCs w:val="22"/>
        </w:rPr>
        <w:t>environment states without explicit label supervision?</w:t>
      </w:r>
    </w:p>
    <w:p w14:paraId="47C54A0D" w14:textId="77777777" w:rsidR="00D86585" w:rsidRDefault="00D86585">
      <w:pPr>
        <w:spacing w:after="60"/>
      </w:pPr>
    </w:p>
    <w:p w14:paraId="76B6B3F4" w14:textId="77777777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Planning efficiency:</w:t>
      </w:r>
    </w:p>
    <w:p w14:paraId="5A2292AC" w14:textId="77777777" w:rsidR="00D86585" w:rsidRPr="009F152A" w:rsidRDefault="00000000">
      <w:pPr>
        <w:pStyle w:val="ListParagraph"/>
        <w:numPr>
          <w:ilvl w:val="0"/>
          <w:numId w:val="2"/>
        </w:numPr>
        <w:spacing w:after="80"/>
      </w:pPr>
      <w:commentRangeStart w:id="6"/>
      <w:r>
        <w:rPr>
          <w:rFonts w:ascii="Calibri" w:eastAsia="Calibri" w:hAnsi="Calibri" w:cs="Calibri"/>
          <w:sz w:val="22"/>
          <w:szCs w:val="22"/>
        </w:rPr>
        <w:t>Does p</w:t>
      </w:r>
      <w:commentRangeEnd w:id="6"/>
      <w:r w:rsidR="000143C7">
        <w:rPr>
          <w:rStyle w:val="CommentReference"/>
          <w:rFonts w:ascii="Calibri" w:eastAsia="Calibri" w:hAnsi="Calibri" w:cs="Calibri"/>
          <w:sz w:val="22"/>
          <w:szCs w:val="22"/>
        </w:rPr>
        <w:commentReference w:id="6"/>
      </w:r>
      <w:r>
        <w:rPr>
          <w:rFonts w:ascii="Calibri" w:eastAsia="Calibri" w:hAnsi="Calibri" w:cs="Calibri"/>
          <w:sz w:val="22"/>
          <w:szCs w:val="22"/>
        </w:rPr>
        <w:t>lanning over the discrete token space improve sample efficiency compared to planning over raw observations or a continuous latent space?</w:t>
      </w:r>
    </w:p>
    <w:p w14:paraId="654F8BEE" w14:textId="46DEEEB4" w:rsidR="009F152A" w:rsidRDefault="009F152A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How do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learned discrete representations affect downstream policy performance in comparison to continuous latent space.</w:t>
      </w:r>
    </w:p>
    <w:p w14:paraId="7B61B410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commentRangeStart w:id="7"/>
      <w:r>
        <w:rPr>
          <w:rFonts w:ascii="Calibri" w:eastAsia="Calibri" w:hAnsi="Calibri" w:cs="Calibri"/>
          <w:sz w:val="22"/>
          <w:szCs w:val="22"/>
        </w:rPr>
        <w:t>Do</w:t>
      </w:r>
      <w:commentRangeEnd w:id="7"/>
      <w:r w:rsidR="000143C7">
        <w:rPr>
          <w:rStyle w:val="CommentReference"/>
          <w:rFonts w:ascii="Calibri" w:eastAsia="Calibri" w:hAnsi="Calibri" w:cs="Calibri"/>
          <w:sz w:val="22"/>
          <w:szCs w:val="22"/>
        </w:rPr>
        <w:commentReference w:id="7"/>
      </w:r>
      <w:r>
        <w:rPr>
          <w:rFonts w:ascii="Calibri" w:eastAsia="Calibri" w:hAnsi="Calibri" w:cs="Calibri"/>
          <w:sz w:val="22"/>
          <w:szCs w:val="22"/>
        </w:rPr>
        <w:t xml:space="preserve"> token-based representations generalize to unseen environment configurations?</w:t>
      </w:r>
    </w:p>
    <w:p w14:paraId="6E45B302" w14:textId="77777777" w:rsidR="00D86585" w:rsidRDefault="00D86585">
      <w:pPr>
        <w:spacing w:after="60"/>
      </w:pPr>
    </w:p>
    <w:p w14:paraId="4027FF4D" w14:textId="77777777" w:rsidR="00D86585" w:rsidRDefault="00D86585">
      <w:pPr>
        <w:spacing w:after="60"/>
      </w:pPr>
    </w:p>
    <w:p w14:paraId="597A1280" w14:textId="77777777" w:rsidR="00D86585" w:rsidRDefault="00000000">
      <w:pPr>
        <w:pStyle w:val="Heading1"/>
      </w:pPr>
      <w:r>
        <w:t>4. Methodology</w:t>
      </w:r>
    </w:p>
    <w:p w14:paraId="3B24970F" w14:textId="4407DC9E" w:rsidR="00D86585" w:rsidRDefault="00000000">
      <w:pPr>
        <w:pStyle w:val="Heading2"/>
      </w:pPr>
      <w:r>
        <w:t xml:space="preserve">4.1 </w:t>
      </w:r>
      <w:r w:rsidR="00331539">
        <w:t>Potential idea for an e</w:t>
      </w:r>
      <w:r>
        <w:t>ncoder architecture</w:t>
      </w:r>
    </w:p>
    <w:p w14:paraId="05C3FD22" w14:textId="11CCFCE5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The primary architecture uses a Transformer backbone to produce a latent representation, which is then quantized to the nearest codebook entry </w:t>
      </w:r>
      <w:r w:rsidR="00331539">
        <w:rPr>
          <w:rFonts w:ascii="Calibri" w:eastAsia="Calibri" w:hAnsi="Calibri" w:cs="Calibri"/>
          <w:sz w:val="22"/>
          <w:szCs w:val="22"/>
        </w:rPr>
        <w:t xml:space="preserve">(straight through gradient estimator). </w:t>
      </w:r>
      <w:r>
        <w:rPr>
          <w:rFonts w:ascii="Calibri" w:eastAsia="Calibri" w:hAnsi="Calibri" w:cs="Calibri"/>
          <w:sz w:val="22"/>
          <w:szCs w:val="22"/>
        </w:rPr>
        <w:t>The decoder reconstructs the original observation from the quantized token, providing the reconstruction training signal.</w:t>
      </w:r>
    </w:p>
    <w:p w14:paraId="4AD2BD4B" w14:textId="733EEE65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 training objective combines a reconstruction loss with a commitment loss that keeps encoder outputs close to their assigned codebook entries.</w:t>
      </w:r>
    </w:p>
    <w:p w14:paraId="11B4CC14" w14:textId="3FBD258E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Codebook size will be treated as a hyperparameter. </w:t>
      </w:r>
    </w:p>
    <w:p w14:paraId="3E7FC1EA" w14:textId="31B153CA" w:rsidR="00D86585" w:rsidRDefault="00000000">
      <w:pPr>
        <w:pStyle w:val="Heading2"/>
      </w:pPr>
      <w:r>
        <w:t>4.</w:t>
      </w:r>
      <w:r w:rsidR="00331539">
        <w:t>2</w:t>
      </w:r>
      <w:r>
        <w:t xml:space="preserve"> Evaluation metrics</w:t>
      </w:r>
    </w:p>
    <w:p w14:paraId="463F127D" w14:textId="62B7D618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Sample efficiency: reward </w:t>
      </w:r>
      <w:r w:rsidR="00331539">
        <w:rPr>
          <w:rFonts w:ascii="Calibri" w:eastAsia="Calibri" w:hAnsi="Calibri" w:cs="Calibri"/>
          <w:sz w:val="22"/>
          <w:szCs w:val="22"/>
        </w:rPr>
        <w:t xml:space="preserve">for different episodes </w:t>
      </w:r>
      <w:r>
        <w:rPr>
          <w:rFonts w:ascii="Calibri" w:eastAsia="Calibri" w:hAnsi="Calibri" w:cs="Calibri"/>
          <w:sz w:val="22"/>
          <w:szCs w:val="22"/>
        </w:rPr>
        <w:t>as a function of environment interaction steps</w:t>
      </w:r>
    </w:p>
    <w:p w14:paraId="7CB50F23" w14:textId="08C2F811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Codebook utilization: measure of how evenly the codebook is used</w:t>
      </w:r>
    </w:p>
    <w:p w14:paraId="6BB967B4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Token visualization: mapping tokens back to observation space to qualitatively assess semantic content</w:t>
      </w:r>
    </w:p>
    <w:p w14:paraId="42CC5C20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Generalization: policy success rate on environment layouts not seen during training</w:t>
      </w:r>
    </w:p>
    <w:p w14:paraId="34F71B81" w14:textId="77777777" w:rsidR="00D86585" w:rsidRDefault="00D86585">
      <w:pPr>
        <w:spacing w:after="60"/>
      </w:pPr>
    </w:p>
    <w:p w14:paraId="06E70294" w14:textId="77777777" w:rsidR="00D86585" w:rsidRDefault="00000000">
      <w:pPr>
        <w:pStyle w:val="Heading1"/>
      </w:pPr>
      <w:r>
        <w:t>5. Experimental Setup</w:t>
      </w:r>
    </w:p>
    <w:p w14:paraId="675A8BA7" w14:textId="77777777" w:rsidR="00D86585" w:rsidRDefault="00000000">
      <w:pPr>
        <w:pStyle w:val="Heading2"/>
      </w:pPr>
      <w:r>
        <w:t>5.1 Environment</w:t>
      </w:r>
    </w:p>
    <w:p w14:paraId="17AC8619" w14:textId="126FA89C" w:rsidR="00D86585" w:rsidRDefault="00000000">
      <w:pPr>
        <w:spacing w:after="140"/>
      </w:pPr>
      <w:proofErr w:type="spellStart"/>
      <w:r>
        <w:rPr>
          <w:rFonts w:ascii="Calibri" w:eastAsia="Calibri" w:hAnsi="Calibri" w:cs="Calibri"/>
          <w:sz w:val="22"/>
          <w:szCs w:val="22"/>
        </w:rPr>
        <w:t>MiniGrid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 </w:t>
      </w:r>
      <w:proofErr w:type="spellStart"/>
      <w:r>
        <w:rPr>
          <w:rFonts w:ascii="Calibri" w:eastAsia="Calibri" w:hAnsi="Calibri" w:cs="Calibri"/>
          <w:sz w:val="22"/>
          <w:szCs w:val="22"/>
        </w:rPr>
        <w:t>BabyAI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the preferred starting environment. </w:t>
      </w:r>
      <w:commentRangeStart w:id="8"/>
      <w:r>
        <w:rPr>
          <w:rFonts w:ascii="Calibri" w:eastAsia="Calibri" w:hAnsi="Calibri" w:cs="Calibri"/>
          <w:sz w:val="22"/>
          <w:szCs w:val="22"/>
        </w:rPr>
        <w:t>Both provide visually simple observations</w:t>
      </w:r>
      <w:commentRangeEnd w:id="8"/>
      <w:r w:rsidR="000143C7">
        <w:rPr>
          <w:rStyle w:val="CommentReference"/>
          <w:rFonts w:ascii="Calibri" w:eastAsia="Calibri" w:hAnsi="Calibri" w:cs="Calibri"/>
          <w:sz w:val="22"/>
          <w:szCs w:val="22"/>
        </w:rPr>
        <w:commentReference w:id="8"/>
      </w:r>
      <w:r>
        <w:rPr>
          <w:rFonts w:ascii="Calibri" w:eastAsia="Calibri" w:hAnsi="Calibri" w:cs="Calibri"/>
          <w:sz w:val="22"/>
          <w:szCs w:val="22"/>
        </w:rPr>
        <w:t xml:space="preserve">, which allow direct evaluation of </w:t>
      </w:r>
      <w:r w:rsidR="00331539">
        <w:rPr>
          <w:rFonts w:ascii="Calibri" w:eastAsia="Calibri" w:hAnsi="Calibri" w:cs="Calibri"/>
          <w:sz w:val="22"/>
          <w:szCs w:val="22"/>
        </w:rPr>
        <w:t>the models</w:t>
      </w:r>
      <w:r>
        <w:rPr>
          <w:rFonts w:ascii="Calibri" w:eastAsia="Calibri" w:hAnsi="Calibri" w:cs="Calibri"/>
          <w:sz w:val="22"/>
          <w:szCs w:val="22"/>
        </w:rPr>
        <w:t xml:space="preserve">. </w:t>
      </w:r>
    </w:p>
    <w:p w14:paraId="50A12D4B" w14:textId="77777777" w:rsidR="00D86585" w:rsidRDefault="00000000">
      <w:pPr>
        <w:pStyle w:val="Heading2"/>
      </w:pPr>
      <w:r>
        <w:t>5.2 Training phases</w:t>
      </w:r>
    </w:p>
    <w:p w14:paraId="1348CA70" w14:textId="08BC8C13" w:rsidR="00331539" w:rsidRDefault="00331539">
      <w:pPr>
        <w:pStyle w:val="Heading2"/>
        <w:rPr>
          <w:ins w:id="9" w:author="Hengst, F. den (Floris)" w:date="2026-04-16T22:04:00Z" w16du:dateUtc="2026-04-16T20:04:00Z"/>
          <w:b w:val="0"/>
          <w:bCs w:val="0"/>
        </w:rPr>
      </w:pPr>
      <w:r w:rsidRPr="00331539">
        <w:rPr>
          <w:b w:val="0"/>
          <w:bCs w:val="0"/>
        </w:rPr>
        <w:t>Need to research.</w:t>
      </w:r>
    </w:p>
    <w:p w14:paraId="6EBC4A7C" w14:textId="556D1A3A" w:rsidR="000143C7" w:rsidRPr="00331539" w:rsidRDefault="000143C7">
      <w:pPr>
        <w:pStyle w:val="Heading2"/>
        <w:rPr>
          <w:b w:val="0"/>
          <w:bCs w:val="0"/>
        </w:rPr>
      </w:pPr>
      <w:ins w:id="10" w:author="Hengst, F. den (Floris)" w:date="2026-04-16T22:04:00Z" w16du:dateUtc="2026-04-16T20:04:00Z">
        <w:r>
          <w:rPr>
            <w:b w:val="0"/>
            <w:bCs w:val="0"/>
          </w:rPr>
          <w:t>Baselines?</w:t>
        </w:r>
      </w:ins>
    </w:p>
    <w:p w14:paraId="10160079" w14:textId="77777777" w:rsidR="00D86585" w:rsidRDefault="00000000">
      <w:pPr>
        <w:pStyle w:val="Heading1"/>
      </w:pPr>
      <w:r>
        <w:lastRenderedPageBreak/>
        <w:t>6. Timeline and Deliverables</w:t>
      </w:r>
    </w:p>
    <w:p w14:paraId="371CCF11" w14:textId="77777777" w:rsidR="00D86585" w:rsidRDefault="00000000">
      <w:pPr>
        <w:pStyle w:val="Heading2"/>
      </w:pPr>
      <w:r>
        <w:t>6.1 Timeline</w:t>
      </w:r>
    </w:p>
    <w:p w14:paraId="67407FFD" w14:textId="3D23AAE9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Weeks 1</w:t>
      </w:r>
      <w:r w:rsidR="004F090F">
        <w:rPr>
          <w:rFonts w:ascii="Calibri" w:eastAsia="Calibri" w:hAnsi="Calibri" w:cs="Calibri"/>
          <w:sz w:val="22"/>
          <w:szCs w:val="22"/>
        </w:rPr>
        <w:t>-2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4F090F">
        <w:rPr>
          <w:rFonts w:ascii="Calibri" w:eastAsia="Calibri" w:hAnsi="Calibri" w:cs="Calibri"/>
          <w:sz w:val="22"/>
          <w:szCs w:val="22"/>
        </w:rPr>
        <w:t xml:space="preserve">project planning, </w:t>
      </w:r>
      <w:r>
        <w:rPr>
          <w:rFonts w:ascii="Calibri" w:eastAsia="Calibri" w:hAnsi="Calibri" w:cs="Calibri"/>
          <w:sz w:val="22"/>
          <w:szCs w:val="22"/>
        </w:rPr>
        <w:t>literature review</w:t>
      </w:r>
      <w:r w:rsidR="004F090F">
        <w:rPr>
          <w:rFonts w:ascii="Calibri" w:eastAsia="Calibri" w:hAnsi="Calibri" w:cs="Calibri"/>
          <w:sz w:val="22"/>
          <w:szCs w:val="22"/>
        </w:rPr>
        <w:t>, methodology</w:t>
      </w:r>
    </w:p>
    <w:p w14:paraId="307AEB52" w14:textId="69706EEC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Weeks </w:t>
      </w:r>
      <w:r w:rsidR="004F090F">
        <w:rPr>
          <w:rFonts w:ascii="Calibri" w:eastAsia="Calibri" w:hAnsi="Calibri" w:cs="Calibri"/>
          <w:sz w:val="22"/>
          <w:szCs w:val="22"/>
        </w:rPr>
        <w:t>3-6</w:t>
      </w:r>
      <w:r>
        <w:rPr>
          <w:rFonts w:ascii="Calibri" w:eastAsia="Calibri" w:hAnsi="Calibri" w:cs="Calibri"/>
          <w:sz w:val="22"/>
          <w:szCs w:val="22"/>
        </w:rPr>
        <w:t>:</w:t>
      </w:r>
      <w:r w:rsidR="004F090F">
        <w:rPr>
          <w:rFonts w:ascii="Calibri" w:eastAsia="Calibri" w:hAnsi="Calibri" w:cs="Calibri"/>
          <w:sz w:val="22"/>
          <w:szCs w:val="22"/>
        </w:rPr>
        <w:t xml:space="preserve"> experimental setup, codebook analysis, visualization tools?</w:t>
      </w:r>
    </w:p>
    <w:p w14:paraId="52B6B4F4" w14:textId="4E482DDE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Weeks </w:t>
      </w:r>
      <w:r w:rsidR="004F090F">
        <w:rPr>
          <w:rFonts w:ascii="Calibri" w:eastAsia="Calibri" w:hAnsi="Calibri" w:cs="Calibri"/>
          <w:sz w:val="22"/>
          <w:szCs w:val="22"/>
        </w:rPr>
        <w:t>7-9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 w:rsidR="004F090F">
        <w:rPr>
          <w:rFonts w:ascii="Calibri" w:eastAsia="Calibri" w:hAnsi="Calibri" w:cs="Calibri"/>
          <w:sz w:val="22"/>
          <w:szCs w:val="22"/>
        </w:rPr>
        <w:t>augment testing if needed, write results section/evaluation</w:t>
      </w:r>
    </w:p>
    <w:p w14:paraId="4648D9B8" w14:textId="6E3D83BE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Weeks </w:t>
      </w:r>
      <w:r w:rsidR="004F090F">
        <w:rPr>
          <w:rFonts w:ascii="Calibri" w:eastAsia="Calibri" w:hAnsi="Calibri" w:cs="Calibri"/>
          <w:sz w:val="22"/>
          <w:szCs w:val="22"/>
        </w:rPr>
        <w:t>10-12</w:t>
      </w:r>
      <w:r>
        <w:rPr>
          <w:rFonts w:ascii="Calibri" w:eastAsia="Calibri" w:hAnsi="Calibri" w:cs="Calibri"/>
          <w:sz w:val="22"/>
          <w:szCs w:val="22"/>
        </w:rPr>
        <w:t>: revision, submission</w:t>
      </w:r>
    </w:p>
    <w:p w14:paraId="73D542F4" w14:textId="77777777" w:rsidR="00D86585" w:rsidRDefault="00000000">
      <w:pPr>
        <w:pStyle w:val="Heading2"/>
      </w:pPr>
      <w:r>
        <w:t>6.2 Deliverables</w:t>
      </w:r>
    </w:p>
    <w:p w14:paraId="5776860C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Annotated literature review</w:t>
      </w:r>
    </w:p>
    <w:p w14:paraId="79015A7D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Code repository: encoder, baselines, evaluation scripts</w:t>
      </w:r>
    </w:p>
    <w:p w14:paraId="43F96F56" w14:textId="4B100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Token visualization and </w:t>
      </w:r>
      <w:r w:rsidR="004F090F">
        <w:rPr>
          <w:rFonts w:ascii="Calibri" w:eastAsia="Calibri" w:hAnsi="Calibri" w:cs="Calibri"/>
          <w:sz w:val="22"/>
          <w:szCs w:val="22"/>
        </w:rPr>
        <w:t>testing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4F090F">
        <w:rPr>
          <w:rFonts w:ascii="Calibri" w:eastAsia="Calibri" w:hAnsi="Calibri" w:cs="Calibri"/>
          <w:sz w:val="22"/>
          <w:szCs w:val="22"/>
        </w:rPr>
        <w:t>methodology</w:t>
      </w:r>
    </w:p>
    <w:p w14:paraId="53310EBB" w14:textId="454CC845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Experimental results</w:t>
      </w:r>
    </w:p>
    <w:p w14:paraId="1C0F09A2" w14:textId="2DABE352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Written thesis</w:t>
      </w:r>
    </w:p>
    <w:p w14:paraId="07F13C55" w14:textId="77777777" w:rsidR="00D86585" w:rsidRDefault="00D86585">
      <w:pPr>
        <w:spacing w:after="60"/>
      </w:pPr>
    </w:p>
    <w:p w14:paraId="4CA4505C" w14:textId="77777777" w:rsidR="00D86585" w:rsidRDefault="00000000">
      <w:pPr>
        <w:pStyle w:val="Heading1"/>
      </w:pPr>
      <w:r>
        <w:t>7. Risks and Mitigations</w:t>
      </w:r>
    </w:p>
    <w:p w14:paraId="56ABBE33" w14:textId="7DF477C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Codebook collapse.</w:t>
      </w:r>
      <w:r>
        <w:rPr>
          <w:rFonts w:ascii="Calibri" w:eastAsia="Calibri" w:hAnsi="Calibri" w:cs="Calibri"/>
          <w:sz w:val="22"/>
          <w:szCs w:val="22"/>
        </w:rPr>
        <w:t xml:space="preserve">  A known failure mode of VQ training where most codebook entries become unused.</w:t>
      </w:r>
    </w:p>
    <w:p w14:paraId="15AC9022" w14:textId="77777777" w:rsidR="00D86585" w:rsidRDefault="00D86585">
      <w:pPr>
        <w:spacing w:after="60"/>
      </w:pPr>
    </w:p>
    <w:p w14:paraId="18222785" w14:textId="7E7E54B1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Tokens lack semantic structure.</w:t>
      </w:r>
      <w:r>
        <w:rPr>
          <w:rFonts w:ascii="Calibri" w:eastAsia="Calibri" w:hAnsi="Calibri" w:cs="Calibri"/>
          <w:sz w:val="22"/>
          <w:szCs w:val="22"/>
        </w:rPr>
        <w:t xml:space="preserve">  The encoder may learn low-level visual features rather than semantic state factors.</w:t>
      </w:r>
    </w:p>
    <w:p w14:paraId="7152D183" w14:textId="77777777" w:rsidR="00D86585" w:rsidRDefault="00D86585">
      <w:pPr>
        <w:spacing w:after="60"/>
      </w:pPr>
    </w:p>
    <w:p w14:paraId="0C0E9792" w14:textId="038658FE" w:rsidR="00D86585" w:rsidRDefault="00000000" w:rsidP="004F09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No planning efficiency gain.</w:t>
      </w:r>
      <w:r>
        <w:rPr>
          <w:rFonts w:ascii="Calibri" w:eastAsia="Calibri" w:hAnsi="Calibri" w:cs="Calibri"/>
          <w:sz w:val="22"/>
          <w:szCs w:val="22"/>
        </w:rPr>
        <w:t xml:space="preserve">  Discrete representations may not outperform a well-tuned continuous baseline. If this </w:t>
      </w:r>
      <w:r w:rsidR="004F090F">
        <w:rPr>
          <w:rFonts w:ascii="Calibri" w:eastAsia="Calibri" w:hAnsi="Calibri" w:cs="Calibri"/>
          <w:sz w:val="22"/>
          <w:szCs w:val="22"/>
        </w:rPr>
        <w:t>happens</w:t>
      </w:r>
      <w:r>
        <w:rPr>
          <w:rFonts w:ascii="Calibri" w:eastAsia="Calibri" w:hAnsi="Calibri" w:cs="Calibri"/>
          <w:sz w:val="22"/>
          <w:szCs w:val="22"/>
        </w:rPr>
        <w:t xml:space="preserve">, the </w:t>
      </w:r>
      <w:r w:rsidR="004F090F">
        <w:rPr>
          <w:rFonts w:ascii="Calibri" w:eastAsia="Calibri" w:hAnsi="Calibri" w:cs="Calibri"/>
          <w:sz w:val="22"/>
          <w:szCs w:val="22"/>
        </w:rPr>
        <w:t>paper</w:t>
      </w:r>
      <w:r>
        <w:rPr>
          <w:rFonts w:ascii="Calibri" w:eastAsia="Calibri" w:hAnsi="Calibri" w:cs="Calibri"/>
          <w:sz w:val="22"/>
          <w:szCs w:val="22"/>
        </w:rPr>
        <w:t xml:space="preserve"> can be </w:t>
      </w:r>
      <w:r w:rsidR="004F090F">
        <w:rPr>
          <w:rFonts w:ascii="Calibri" w:eastAsia="Calibri" w:hAnsi="Calibri" w:cs="Calibri"/>
          <w:sz w:val="22"/>
          <w:szCs w:val="22"/>
        </w:rPr>
        <w:t>focused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around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the interpretability and </w:t>
      </w:r>
      <w:r w:rsidR="004F090F">
        <w:rPr>
          <w:rFonts w:ascii="Calibri" w:eastAsia="Calibri" w:hAnsi="Calibri" w:cs="Calibri"/>
          <w:sz w:val="22"/>
          <w:szCs w:val="22"/>
        </w:rPr>
        <w:t xml:space="preserve">semantic </w:t>
      </w:r>
      <w:r>
        <w:rPr>
          <w:rFonts w:ascii="Calibri" w:eastAsia="Calibri" w:hAnsi="Calibri" w:cs="Calibri"/>
          <w:sz w:val="22"/>
          <w:szCs w:val="22"/>
        </w:rPr>
        <w:t>alignment, which remain valid independently.</w:t>
      </w:r>
    </w:p>
    <w:p w14:paraId="26D96840" w14:textId="772FAE44" w:rsidR="00D86585" w:rsidRDefault="00000000">
      <w:pPr>
        <w:pStyle w:val="Heading1"/>
      </w:pPr>
      <w:r>
        <w:t>8. Open Questions</w:t>
      </w:r>
    </w:p>
    <w:p w14:paraId="5CAF701E" w14:textId="181B92C2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Is there a </w:t>
      </w:r>
      <w:r w:rsidR="004F090F">
        <w:rPr>
          <w:rFonts w:ascii="Calibri" w:eastAsia="Calibri" w:hAnsi="Calibri" w:cs="Calibri"/>
          <w:sz w:val="22"/>
          <w:szCs w:val="22"/>
        </w:rPr>
        <w:t>clear</w:t>
      </w:r>
      <w:r>
        <w:rPr>
          <w:rFonts w:ascii="Calibri" w:eastAsia="Calibri" w:hAnsi="Calibri" w:cs="Calibri"/>
          <w:sz w:val="22"/>
          <w:szCs w:val="22"/>
        </w:rPr>
        <w:t xml:space="preserve"> way to select the codebook size K, or should it be </w:t>
      </w:r>
      <w:r w:rsidR="004F090F">
        <w:rPr>
          <w:rFonts w:ascii="Calibri" w:eastAsia="Calibri" w:hAnsi="Calibri" w:cs="Calibri"/>
          <w:sz w:val="22"/>
          <w:szCs w:val="22"/>
        </w:rPr>
        <w:t>tuned</w:t>
      </w:r>
      <w:r>
        <w:rPr>
          <w:rFonts w:ascii="Calibri" w:eastAsia="Calibri" w:hAnsi="Calibri" w:cs="Calibri"/>
          <w:sz w:val="22"/>
          <w:szCs w:val="22"/>
        </w:rPr>
        <w:t xml:space="preserve"> as a hyperparameter?</w:t>
      </w:r>
    </w:p>
    <w:p w14:paraId="516D2582" w14:textId="7777777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Is </w:t>
      </w:r>
      <w:proofErr w:type="spellStart"/>
      <w:r>
        <w:rPr>
          <w:rFonts w:ascii="Calibri" w:eastAsia="Calibri" w:hAnsi="Calibri" w:cs="Calibri"/>
          <w:sz w:val="22"/>
          <w:szCs w:val="22"/>
        </w:rPr>
        <w:t>MiniGrid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BabyAI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the appropriate starting environment, or would a different benchmark better suit the research questions?</w:t>
      </w:r>
    </w:p>
    <w:p w14:paraId="6344DAAB" w14:textId="4922378C" w:rsidR="00D86585" w:rsidRDefault="004F090F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Is a diffusion encoder direction worth the time relative to the Transformer + VQ approach?</w:t>
      </w:r>
    </w:p>
    <w:p w14:paraId="6385C848" w14:textId="77777777" w:rsidR="00D86585" w:rsidRDefault="00D86585">
      <w:pPr>
        <w:spacing w:after="60"/>
      </w:pPr>
    </w:p>
    <w:p w14:paraId="1E615D28" w14:textId="77777777" w:rsidR="00D86585" w:rsidRDefault="00000000">
      <w:pPr>
        <w:pStyle w:val="Heading1"/>
      </w:pPr>
      <w:r>
        <w:t>9. Initial Literature</w:t>
      </w:r>
    </w:p>
    <w:p w14:paraId="183F89B2" w14:textId="77777777" w:rsidR="00D86585" w:rsidRDefault="00000000">
      <w:pPr>
        <w:spacing w:after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Papers will be annotated using the three-pass method (Keshav, 2007), noting: short summary, reason for selection, key point, and relation to this work.</w:t>
      </w:r>
    </w:p>
    <w:p w14:paraId="128C1321" w14:textId="77777777" w:rsidR="00245BE5" w:rsidRDefault="00245BE5">
      <w:pPr>
        <w:spacing w:after="140"/>
        <w:rPr>
          <w:rFonts w:ascii="Calibri" w:eastAsia="Calibri" w:hAnsi="Calibri" w:cs="Calibri"/>
          <w:sz w:val="22"/>
          <w:szCs w:val="22"/>
        </w:rPr>
      </w:pPr>
    </w:p>
    <w:p w14:paraId="3563AA46" w14:textId="08CDA0D9" w:rsidR="00245BE5" w:rsidRPr="00245BE5" w:rsidRDefault="00245BE5">
      <w:pPr>
        <w:spacing w:after="140"/>
      </w:pPr>
      <w:r w:rsidRPr="00245BE5">
        <w:rPr>
          <w:rFonts w:ascii="Calibri" w:eastAsia="Calibri" w:hAnsi="Calibri" w:cs="Calibri"/>
          <w:sz w:val="22"/>
          <w:szCs w:val="22"/>
        </w:rPr>
        <w:t>Proper literature review still to be done</w:t>
      </w:r>
    </w:p>
    <w:p w14:paraId="5892340D" w14:textId="77777777" w:rsidR="00D86585" w:rsidRDefault="00D86585">
      <w:pPr>
        <w:spacing w:after="60"/>
      </w:pPr>
    </w:p>
    <w:p w14:paraId="7BE3AE03" w14:textId="77777777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Discrete representation learning:</w:t>
      </w:r>
    </w:p>
    <w:p w14:paraId="68979A61" w14:textId="44A6CAC4" w:rsidR="00D86585" w:rsidRPr="00245BE5" w:rsidRDefault="00000000">
      <w:pPr>
        <w:pStyle w:val="ListParagraph"/>
        <w:numPr>
          <w:ilvl w:val="0"/>
          <w:numId w:val="2"/>
        </w:numPr>
        <w:spacing w:after="80"/>
        <w:rPr>
          <w:lang w:val="nl-NL"/>
        </w:rPr>
      </w:pPr>
      <w:r w:rsidRPr="00331539">
        <w:rPr>
          <w:rFonts w:ascii="Calibri" w:eastAsia="Calibri" w:hAnsi="Calibri" w:cs="Calibri"/>
          <w:sz w:val="22"/>
          <w:szCs w:val="22"/>
          <w:lang w:val="nl-NL"/>
        </w:rPr>
        <w:lastRenderedPageBreak/>
        <w:t>VQ-VAE</w:t>
      </w:r>
      <w:r w:rsidR="00245BE5">
        <w:rPr>
          <w:rFonts w:ascii="Calibri" w:eastAsia="Calibri" w:hAnsi="Calibri" w:cs="Calibri"/>
          <w:sz w:val="22"/>
          <w:szCs w:val="22"/>
          <w:lang w:val="nl-NL"/>
        </w:rPr>
        <w:t>:</w:t>
      </w:r>
      <w:r w:rsidRPr="00331539">
        <w:rPr>
          <w:rFonts w:ascii="Calibri" w:eastAsia="Calibri" w:hAnsi="Calibri" w:cs="Calibri"/>
          <w:sz w:val="22"/>
          <w:szCs w:val="22"/>
          <w:lang w:val="nl-NL"/>
        </w:rPr>
        <w:t xml:space="preserve"> van den Oord et al. </w:t>
      </w:r>
      <w:r w:rsidRPr="00245BE5">
        <w:rPr>
          <w:rFonts w:ascii="Calibri" w:eastAsia="Calibri" w:hAnsi="Calibri" w:cs="Calibri"/>
          <w:sz w:val="22"/>
          <w:szCs w:val="22"/>
          <w:lang w:val="nl-NL"/>
        </w:rPr>
        <w:t>(2017)</w:t>
      </w:r>
    </w:p>
    <w:p w14:paraId="1B0A6DA8" w14:textId="415F5347" w:rsidR="00D86585" w:rsidRPr="00245BE5" w:rsidRDefault="00000000">
      <w:pPr>
        <w:pStyle w:val="ListParagraph"/>
        <w:numPr>
          <w:ilvl w:val="0"/>
          <w:numId w:val="2"/>
        </w:numPr>
        <w:spacing w:after="80"/>
        <w:rPr>
          <w:lang w:val="nl-NL"/>
        </w:rPr>
      </w:pPr>
      <w:r w:rsidRPr="00331539">
        <w:rPr>
          <w:rFonts w:ascii="Calibri" w:eastAsia="Calibri" w:hAnsi="Calibri" w:cs="Calibri"/>
          <w:sz w:val="22"/>
          <w:szCs w:val="22"/>
          <w:lang w:val="nl-NL"/>
        </w:rPr>
        <w:t>VQ-VAE-2</w:t>
      </w:r>
      <w:r w:rsidR="00245BE5">
        <w:rPr>
          <w:rFonts w:ascii="Calibri" w:eastAsia="Calibri" w:hAnsi="Calibri" w:cs="Calibri"/>
          <w:sz w:val="22"/>
          <w:szCs w:val="22"/>
          <w:lang w:val="nl-NL"/>
        </w:rPr>
        <w:t xml:space="preserve">: </w:t>
      </w:r>
      <w:proofErr w:type="spellStart"/>
      <w:r w:rsidRPr="00331539">
        <w:rPr>
          <w:rFonts w:ascii="Calibri" w:eastAsia="Calibri" w:hAnsi="Calibri" w:cs="Calibri"/>
          <w:sz w:val="22"/>
          <w:szCs w:val="22"/>
          <w:lang w:val="nl-NL"/>
        </w:rPr>
        <w:t>Razavi</w:t>
      </w:r>
      <w:proofErr w:type="spellEnd"/>
      <w:r w:rsidRPr="00331539">
        <w:rPr>
          <w:rFonts w:ascii="Calibri" w:eastAsia="Calibri" w:hAnsi="Calibri" w:cs="Calibri"/>
          <w:sz w:val="22"/>
          <w:szCs w:val="22"/>
          <w:lang w:val="nl-NL"/>
        </w:rPr>
        <w:t xml:space="preserve"> et al. </w:t>
      </w:r>
      <w:r w:rsidRPr="00245BE5">
        <w:rPr>
          <w:rFonts w:ascii="Calibri" w:eastAsia="Calibri" w:hAnsi="Calibri" w:cs="Calibri"/>
          <w:sz w:val="22"/>
          <w:szCs w:val="22"/>
          <w:lang w:val="nl-NL"/>
        </w:rPr>
        <w:t>(2019)</w:t>
      </w:r>
    </w:p>
    <w:p w14:paraId="59E4C9B7" w14:textId="77777777" w:rsidR="00D86585" w:rsidRDefault="00D86585">
      <w:pPr>
        <w:spacing w:after="60"/>
      </w:pPr>
    </w:p>
    <w:p w14:paraId="391B4793" w14:textId="77777777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World models and latent-space planning:</w:t>
      </w:r>
    </w:p>
    <w:p w14:paraId="6695A0ED" w14:textId="1AC5E8FA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DreamerV3</w:t>
      </w:r>
      <w:r w:rsidR="00245BE5"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Hafner et al. (2023)</w:t>
      </w:r>
    </w:p>
    <w:p w14:paraId="154B8BBA" w14:textId="3890228B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IRIS: Transformers are Sample-Efficient World Models</w:t>
      </w:r>
      <w:r w:rsidR="00245BE5"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Micheli et al. (2023)</w:t>
      </w:r>
    </w:p>
    <w:p w14:paraId="0E3C1A11" w14:textId="1D8BA5F8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TDMPC2</w:t>
      </w:r>
      <w:r w:rsidR="00245BE5"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</w:rPr>
        <w:t>Hansen et al. (2024)</w:t>
      </w:r>
    </w:p>
    <w:p w14:paraId="32C0BA32" w14:textId="77777777" w:rsidR="00D86585" w:rsidRDefault="00D86585">
      <w:pPr>
        <w:spacing w:after="60"/>
      </w:pPr>
    </w:p>
    <w:p w14:paraId="26B3D699" w14:textId="77777777" w:rsidR="00D86585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Interpretability:</w:t>
      </w:r>
    </w:p>
    <w:p w14:paraId="5C3C7B87" w14:textId="57EA9617" w:rsidR="00D8658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Probing Classifiers</w:t>
      </w:r>
      <w:r w:rsidR="00245BE5"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Alain &amp; Bengio (2017)</w:t>
      </w:r>
    </w:p>
    <w:p w14:paraId="175BE2FB" w14:textId="46D60228" w:rsidR="00D86585" w:rsidRPr="00245BE5" w:rsidRDefault="00000000">
      <w:pPr>
        <w:pStyle w:val="ListParagraph"/>
        <w:numPr>
          <w:ilvl w:val="0"/>
          <w:numId w:val="2"/>
        </w:numPr>
        <w:spacing w:after="80"/>
        <w:rPr>
          <w:lang w:val="nl-NL"/>
        </w:rPr>
      </w:pPr>
      <w:proofErr w:type="spellStart"/>
      <w:proofErr w:type="gramStart"/>
      <w:r w:rsidRPr="00331539">
        <w:rPr>
          <w:rFonts w:ascii="Calibri" w:eastAsia="Calibri" w:hAnsi="Calibri" w:cs="Calibri"/>
          <w:sz w:val="22"/>
          <w:szCs w:val="22"/>
          <w:lang w:val="nl-NL"/>
        </w:rPr>
        <w:t>beta</w:t>
      </w:r>
      <w:proofErr w:type="spellEnd"/>
      <w:proofErr w:type="gramEnd"/>
      <w:r w:rsidRPr="00331539">
        <w:rPr>
          <w:rFonts w:ascii="Calibri" w:eastAsia="Calibri" w:hAnsi="Calibri" w:cs="Calibri"/>
          <w:sz w:val="22"/>
          <w:szCs w:val="22"/>
          <w:lang w:val="nl-NL"/>
        </w:rPr>
        <w:t>-VAE</w:t>
      </w:r>
      <w:r w:rsidR="00245BE5">
        <w:rPr>
          <w:rFonts w:ascii="Calibri" w:eastAsia="Calibri" w:hAnsi="Calibri" w:cs="Calibri"/>
          <w:sz w:val="22"/>
          <w:szCs w:val="22"/>
          <w:lang w:val="nl-NL"/>
        </w:rPr>
        <w:t xml:space="preserve">: </w:t>
      </w:r>
      <w:r w:rsidRPr="00331539">
        <w:rPr>
          <w:rFonts w:ascii="Calibri" w:eastAsia="Calibri" w:hAnsi="Calibri" w:cs="Calibri"/>
          <w:sz w:val="22"/>
          <w:szCs w:val="22"/>
          <w:lang w:val="nl-NL"/>
        </w:rPr>
        <w:t xml:space="preserve">Higgins et al. </w:t>
      </w:r>
      <w:r w:rsidRPr="00245BE5">
        <w:rPr>
          <w:rFonts w:ascii="Calibri" w:eastAsia="Calibri" w:hAnsi="Calibri" w:cs="Calibri"/>
          <w:sz w:val="22"/>
          <w:szCs w:val="22"/>
          <w:lang w:val="nl-NL"/>
        </w:rPr>
        <w:t>(2017)</w:t>
      </w:r>
    </w:p>
    <w:p w14:paraId="3B1F711B" w14:textId="77777777" w:rsidR="00D86585" w:rsidRPr="00245BE5" w:rsidRDefault="00D86585">
      <w:pPr>
        <w:spacing w:after="60"/>
        <w:rPr>
          <w:lang w:val="nl-NL"/>
        </w:rPr>
      </w:pPr>
    </w:p>
    <w:p w14:paraId="4042DBF2" w14:textId="1B1D9B84" w:rsidR="00D86585" w:rsidRDefault="00D86585">
      <w:pPr>
        <w:spacing w:after="140"/>
      </w:pPr>
    </w:p>
    <w:sectPr w:rsidR="00D86585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ngst, F. den (Floris)" w:date="2026-04-16T21:49:00Z" w:initials="HFd(">
    <w:p w14:paraId="2962C5E7" w14:textId="77777777" w:rsidR="002A4030" w:rsidRDefault="002A4030" w:rsidP="002A4030">
      <w:r>
        <w:rPr>
          <w:rStyle w:val="CommentReference"/>
        </w:rPr>
        <w:annotationRef/>
      </w:r>
      <w:r>
        <w:t>the word "planning" is a bit overloaded unfortunately, so it would be good to discuss/clarify what you mean here. E.g. classical planning or some learned policy</w:t>
      </w:r>
    </w:p>
  </w:comment>
  <w:comment w:id="1" w:author="Hengst, F. den (Floris)" w:date="2026-04-16T21:54:00Z" w:initials="HFd(">
    <w:p w14:paraId="6155D9D4" w14:textId="77777777" w:rsidR="00BB5599" w:rsidRDefault="00BB5599" w:rsidP="00BB5599">
      <w:r>
        <w:rPr>
          <w:rStyle w:val="CommentReference"/>
        </w:rPr>
        <w:annotationRef/>
      </w:r>
      <w:r>
        <w:t xml:space="preserve">This is a bit too detailed as we discussed. Try to frame the RQ such that it connects the problem / research gap with the methodology and try to avoid mentioning particular solutions. </w:t>
      </w:r>
    </w:p>
    <w:p w14:paraId="0FD81FDB" w14:textId="77777777" w:rsidR="00BB5599" w:rsidRDefault="00BB5599" w:rsidP="00BB5599">
      <w:r>
        <w:t>A yes/no question is also typically less interesting than an inquisitive one "how can ..." / "what are ..." etc.</w:t>
      </w:r>
    </w:p>
  </w:comment>
  <w:comment w:id="2" w:author="Hengst, F. den (Floris)" w:date="2026-04-16T21:54:00Z" w:initials="HFd(">
    <w:p w14:paraId="62AEBDA5" w14:textId="77777777" w:rsidR="00840405" w:rsidRDefault="00840405" w:rsidP="00840405">
      <w:r>
        <w:rPr>
          <w:rStyle w:val="CommentReference"/>
        </w:rPr>
        <w:annotationRef/>
      </w:r>
      <w:r>
        <w:t xml:space="preserve">This is a bit too detailed as we discussed. Try to frame the RQ such that it connects the problem / research gap with the methodology and try to avoid mentioning particular solutions. </w:t>
      </w:r>
    </w:p>
    <w:p w14:paraId="64AE5727" w14:textId="77777777" w:rsidR="00840405" w:rsidRDefault="00840405" w:rsidP="00840405">
      <w:r>
        <w:t>A yes/no question is also typically less interesting than an inquisitive one "how can ..." / "what are ..." etc.</w:t>
      </w:r>
    </w:p>
  </w:comment>
  <w:comment w:id="3" w:author="Hengst, F. den (Floris)" w:date="2026-04-16T22:02:00Z" w:initials="HFd(">
    <w:p w14:paraId="42765B7F" w14:textId="77777777" w:rsidR="000143C7" w:rsidRDefault="000143C7" w:rsidP="000143C7">
      <w:r>
        <w:rPr>
          <w:rStyle w:val="CommentReference"/>
        </w:rPr>
        <w:annotationRef/>
      </w:r>
      <w:r>
        <w:t xml:space="preserve">There are several questions here. Which are the most important / crucial? </w:t>
      </w:r>
    </w:p>
  </w:comment>
  <w:comment w:id="4" w:author="Hengst, F. den (Floris)" w:date="2026-04-16T21:58:00Z" w:initials="HFd(">
    <w:p w14:paraId="5285F18C" w14:textId="77777777" w:rsidR="001B062E" w:rsidRDefault="001B062E" w:rsidP="001B062E">
      <w:r>
        <w:rPr>
          <w:rStyle w:val="CommentReference"/>
        </w:rPr>
        <w:annotationRef/>
      </w:r>
      <w:r>
        <w:t>to "open" the question up a bit you could try "how does using a transformer encoder impact quantization codebook quality".</w:t>
      </w:r>
    </w:p>
    <w:p w14:paraId="779074BB" w14:textId="77777777" w:rsidR="001B062E" w:rsidRDefault="001B062E" w:rsidP="001B062E"/>
    <w:p w14:paraId="52A1655A" w14:textId="77777777" w:rsidR="001B062E" w:rsidRDefault="001B062E" w:rsidP="001B062E">
      <w:r>
        <w:t>In the final thesis, you should introduce terms such as codebook before using</w:t>
      </w:r>
    </w:p>
  </w:comment>
  <w:comment w:id="5" w:author="Hengst, F. den (Floris)" w:date="2026-04-16T21:58:00Z" w:initials="HFd(">
    <w:p w14:paraId="5858C83A" w14:textId="77777777" w:rsidR="00F6275D" w:rsidRDefault="00F6275D" w:rsidP="00F6275D">
      <w:r>
        <w:rPr>
          <w:rStyle w:val="CommentReference"/>
        </w:rPr>
        <w:annotationRef/>
      </w:r>
      <w:r>
        <w:t>again you can try "How do ..."</w:t>
      </w:r>
    </w:p>
  </w:comment>
  <w:comment w:id="6" w:author="Hengst, F. den (Floris)" w:date="2026-04-16T22:00:00Z" w:initials="HFd(">
    <w:p w14:paraId="6F026548" w14:textId="77777777" w:rsidR="000143C7" w:rsidRDefault="000143C7" w:rsidP="000143C7">
      <w:r>
        <w:rPr>
          <w:rStyle w:val="CommentReference"/>
        </w:rPr>
        <w:annotationRef/>
      </w:r>
      <w:r>
        <w:t>same here. I think you can also generalize to something like "how do the discrete representations affect downstream policy performance" or something</w:t>
      </w:r>
    </w:p>
  </w:comment>
  <w:comment w:id="7" w:author="Hengst, F. den (Floris)" w:date="2026-04-16T22:00:00Z" w:initials="HFd(">
    <w:p w14:paraId="219DBCF2" w14:textId="77777777" w:rsidR="000143C7" w:rsidRDefault="000143C7" w:rsidP="000143C7">
      <w:r>
        <w:rPr>
          <w:rStyle w:val="CommentReference"/>
        </w:rPr>
        <w:annotationRef/>
      </w:r>
      <w:r>
        <w:t>nice!</w:t>
      </w:r>
    </w:p>
  </w:comment>
  <w:comment w:id="8" w:author="Hengst, F. den (Floris)" w:date="2026-04-16T22:03:00Z" w:initials="HFd(">
    <w:p w14:paraId="34904B99" w14:textId="77777777" w:rsidR="000143C7" w:rsidRDefault="000143C7" w:rsidP="000143C7">
      <w:r>
        <w:rPr>
          <w:rStyle w:val="CommentReference"/>
        </w:rPr>
        <w:annotationRef/>
      </w:r>
      <w:r>
        <w:t>try to reason from a certain class of problems and related environments. I.e. discrete / continuous, visualisability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62C5E7" w15:done="0"/>
  <w15:commentEx w15:paraId="0FD81FDB" w15:done="0"/>
  <w15:commentEx w15:paraId="64AE5727" w15:done="0"/>
  <w15:commentEx w15:paraId="42765B7F" w15:done="0"/>
  <w15:commentEx w15:paraId="52A1655A" w15:done="0"/>
  <w15:commentEx w15:paraId="5858C83A" w15:done="0"/>
  <w15:commentEx w15:paraId="6F026548" w15:done="0"/>
  <w15:commentEx w15:paraId="219DBCF2" w15:done="0"/>
  <w15:commentEx w15:paraId="34904B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FC678C" w16cex:dateUtc="2026-04-16T19:49:00Z"/>
  <w16cex:commentExtensible w16cex:durableId="51BD5628" w16cex:dateUtc="2026-04-16T19:54:00Z"/>
  <w16cex:commentExtensible w16cex:durableId="20289308" w16cex:dateUtc="2026-04-16T19:54:00Z"/>
  <w16cex:commentExtensible w16cex:durableId="618C5C8F" w16cex:dateUtc="2026-04-16T20:02:00Z"/>
  <w16cex:commentExtensible w16cex:durableId="249AAD2C" w16cex:dateUtc="2026-04-16T19:58:00Z"/>
  <w16cex:commentExtensible w16cex:durableId="17368EEE" w16cex:dateUtc="2026-04-16T19:58:00Z"/>
  <w16cex:commentExtensible w16cex:durableId="30CBD30D" w16cex:dateUtc="2026-04-16T20:00:00Z"/>
  <w16cex:commentExtensible w16cex:durableId="2EE7733A" w16cex:dateUtc="2026-04-16T20:00:00Z"/>
  <w16cex:commentExtensible w16cex:durableId="75C761F6" w16cex:dateUtc="2026-04-16T2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62C5E7" w16cid:durableId="67FC678C"/>
  <w16cid:commentId w16cid:paraId="0FD81FDB" w16cid:durableId="51BD5628"/>
  <w16cid:commentId w16cid:paraId="64AE5727" w16cid:durableId="20289308"/>
  <w16cid:commentId w16cid:paraId="42765B7F" w16cid:durableId="618C5C8F"/>
  <w16cid:commentId w16cid:paraId="52A1655A" w16cid:durableId="249AAD2C"/>
  <w16cid:commentId w16cid:paraId="5858C83A" w16cid:durableId="17368EEE"/>
  <w16cid:commentId w16cid:paraId="6F026548" w16cid:durableId="30CBD30D"/>
  <w16cid:commentId w16cid:paraId="219DBCF2" w16cid:durableId="2EE7733A"/>
  <w16cid:commentId w16cid:paraId="34904B99" w16cid:durableId="75C761F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B1A93"/>
    <w:multiLevelType w:val="hybridMultilevel"/>
    <w:tmpl w:val="5D423D64"/>
    <w:lvl w:ilvl="0" w:tplc="7CECD7B8">
      <w:start w:val="1"/>
      <w:numFmt w:val="bullet"/>
      <w:lvlText w:val="•"/>
      <w:lvlJc w:val="left"/>
      <w:pPr>
        <w:ind w:left="600" w:hanging="360"/>
      </w:pPr>
    </w:lvl>
    <w:lvl w:ilvl="1" w:tplc="58123392">
      <w:start w:val="1"/>
      <w:numFmt w:val="bullet"/>
      <w:lvlText w:val="o"/>
      <w:lvlJc w:val="left"/>
      <w:pPr>
        <w:ind w:left="960" w:hanging="360"/>
      </w:pPr>
    </w:lvl>
    <w:lvl w:ilvl="2" w:tplc="DBC000BC">
      <w:numFmt w:val="decimal"/>
      <w:lvlText w:val=""/>
      <w:lvlJc w:val="left"/>
    </w:lvl>
    <w:lvl w:ilvl="3" w:tplc="6CE64FF6">
      <w:numFmt w:val="decimal"/>
      <w:lvlText w:val=""/>
      <w:lvlJc w:val="left"/>
    </w:lvl>
    <w:lvl w:ilvl="4" w:tplc="F27AD376">
      <w:numFmt w:val="decimal"/>
      <w:lvlText w:val=""/>
      <w:lvlJc w:val="left"/>
    </w:lvl>
    <w:lvl w:ilvl="5" w:tplc="F926DD02">
      <w:numFmt w:val="decimal"/>
      <w:lvlText w:val=""/>
      <w:lvlJc w:val="left"/>
    </w:lvl>
    <w:lvl w:ilvl="6" w:tplc="3ACC2E50">
      <w:numFmt w:val="decimal"/>
      <w:lvlText w:val=""/>
      <w:lvlJc w:val="left"/>
    </w:lvl>
    <w:lvl w:ilvl="7" w:tplc="30CC57CE">
      <w:numFmt w:val="decimal"/>
      <w:lvlText w:val=""/>
      <w:lvlJc w:val="left"/>
    </w:lvl>
    <w:lvl w:ilvl="8" w:tplc="DFF66B6C">
      <w:numFmt w:val="decimal"/>
      <w:lvlText w:val=""/>
      <w:lvlJc w:val="left"/>
    </w:lvl>
  </w:abstractNum>
  <w:abstractNum w:abstractNumId="1" w15:restartNumberingAfterBreak="0">
    <w:nsid w:val="79910F09"/>
    <w:multiLevelType w:val="hybridMultilevel"/>
    <w:tmpl w:val="E8D85C8C"/>
    <w:lvl w:ilvl="0" w:tplc="E9561D82">
      <w:start w:val="1"/>
      <w:numFmt w:val="bullet"/>
      <w:lvlText w:val="●"/>
      <w:lvlJc w:val="left"/>
      <w:pPr>
        <w:ind w:left="720" w:hanging="360"/>
      </w:pPr>
    </w:lvl>
    <w:lvl w:ilvl="1" w:tplc="45369020">
      <w:start w:val="1"/>
      <w:numFmt w:val="bullet"/>
      <w:lvlText w:val="○"/>
      <w:lvlJc w:val="left"/>
      <w:pPr>
        <w:ind w:left="1440" w:hanging="360"/>
      </w:pPr>
    </w:lvl>
    <w:lvl w:ilvl="2" w:tplc="99D4E9FA">
      <w:start w:val="1"/>
      <w:numFmt w:val="bullet"/>
      <w:lvlText w:val="■"/>
      <w:lvlJc w:val="left"/>
      <w:pPr>
        <w:ind w:left="2160" w:hanging="360"/>
      </w:pPr>
    </w:lvl>
    <w:lvl w:ilvl="3" w:tplc="E230D57C">
      <w:start w:val="1"/>
      <w:numFmt w:val="bullet"/>
      <w:lvlText w:val="●"/>
      <w:lvlJc w:val="left"/>
      <w:pPr>
        <w:ind w:left="2880" w:hanging="360"/>
      </w:pPr>
    </w:lvl>
    <w:lvl w:ilvl="4" w:tplc="B2063BCC">
      <w:start w:val="1"/>
      <w:numFmt w:val="bullet"/>
      <w:lvlText w:val="○"/>
      <w:lvlJc w:val="left"/>
      <w:pPr>
        <w:ind w:left="3600" w:hanging="360"/>
      </w:pPr>
    </w:lvl>
    <w:lvl w:ilvl="5" w:tplc="6270ECB2">
      <w:start w:val="1"/>
      <w:numFmt w:val="bullet"/>
      <w:lvlText w:val="■"/>
      <w:lvlJc w:val="left"/>
      <w:pPr>
        <w:ind w:left="4320" w:hanging="360"/>
      </w:pPr>
    </w:lvl>
    <w:lvl w:ilvl="6" w:tplc="28549DC4">
      <w:start w:val="1"/>
      <w:numFmt w:val="bullet"/>
      <w:lvlText w:val="●"/>
      <w:lvlJc w:val="left"/>
      <w:pPr>
        <w:ind w:left="5040" w:hanging="360"/>
      </w:pPr>
    </w:lvl>
    <w:lvl w:ilvl="7" w:tplc="09185DF4">
      <w:start w:val="1"/>
      <w:numFmt w:val="bullet"/>
      <w:lvlText w:val="●"/>
      <w:lvlJc w:val="left"/>
      <w:pPr>
        <w:ind w:left="5760" w:hanging="360"/>
      </w:pPr>
    </w:lvl>
    <w:lvl w:ilvl="8" w:tplc="EB0A8EAA">
      <w:start w:val="1"/>
      <w:numFmt w:val="bullet"/>
      <w:lvlText w:val="●"/>
      <w:lvlJc w:val="left"/>
      <w:pPr>
        <w:ind w:left="6480" w:hanging="360"/>
      </w:pPr>
    </w:lvl>
  </w:abstractNum>
  <w:num w:numId="1" w16cid:durableId="1529682313">
    <w:abstractNumId w:val="1"/>
    <w:lvlOverride w:ilvl="0">
      <w:startOverride w:val="1"/>
    </w:lvlOverride>
  </w:num>
  <w:num w:numId="2" w16cid:durableId="41926046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ngst, F. den (Floris)">
    <w15:presenceInfo w15:providerId="AD" w15:userId="S::f.den.hengst@vu.nl::d6000d2a-2953-4d14-9671-b8b18e53ba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85"/>
    <w:rsid w:val="000143C7"/>
    <w:rsid w:val="000A07B3"/>
    <w:rsid w:val="001B062E"/>
    <w:rsid w:val="001B6A75"/>
    <w:rsid w:val="00245BE5"/>
    <w:rsid w:val="002A4030"/>
    <w:rsid w:val="00331539"/>
    <w:rsid w:val="003B1504"/>
    <w:rsid w:val="00450375"/>
    <w:rsid w:val="004C4D84"/>
    <w:rsid w:val="004F090F"/>
    <w:rsid w:val="005B4666"/>
    <w:rsid w:val="00614FBD"/>
    <w:rsid w:val="00840405"/>
    <w:rsid w:val="0084506A"/>
    <w:rsid w:val="0097730B"/>
    <w:rsid w:val="00987ECB"/>
    <w:rsid w:val="009F152A"/>
    <w:rsid w:val="00BB5599"/>
    <w:rsid w:val="00C844D8"/>
    <w:rsid w:val="00D455C7"/>
    <w:rsid w:val="00D86585"/>
    <w:rsid w:val="00DD31E8"/>
    <w:rsid w:val="00F6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CBB67"/>
  <w15:docId w15:val="{E8E15BD7-E818-464E-AE93-6A3533F07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rFonts w:ascii="Calibri" w:eastAsia="Calibri" w:hAnsi="Calibri" w:cs="Calibri"/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A40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3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3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30"/>
    <w:rPr>
      <w:b/>
      <w:bCs/>
    </w:rPr>
  </w:style>
  <w:style w:type="paragraph" w:styleId="Revision">
    <w:name w:val="Revision"/>
    <w:hidden/>
    <w:uiPriority w:val="99"/>
    <w:semiHidden/>
    <w:rsid w:val="002A4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Menon, R.S. (Rohan)</cp:lastModifiedBy>
  <cp:revision>5</cp:revision>
  <dcterms:created xsi:type="dcterms:W3CDTF">2026-04-17T10:49:00Z</dcterms:created>
  <dcterms:modified xsi:type="dcterms:W3CDTF">2026-04-28T21:57:00Z</dcterms:modified>
</cp:coreProperties>
</file>