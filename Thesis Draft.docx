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41AF" w14:textId="77777777" w:rsidR="00EE11D1" w:rsidRDefault="00000000">
      <w:pPr>
        <w:rPr>
          <w:rFonts w:ascii="Garamond" w:hAnsi="Garamond"/>
          <w:b/>
          <w:bCs/>
          <w:sz w:val="36"/>
          <w:szCs w:val="36"/>
        </w:rPr>
      </w:pPr>
      <w:r>
        <w:rPr>
          <w:rFonts w:ascii="Garamond" w:hAnsi="Garamond"/>
          <w:b/>
          <w:bCs/>
          <w:sz w:val="36"/>
          <w:szCs w:val="36"/>
        </w:rPr>
        <w:t>Discrete Semantic State Representations for Efficient Policy Learning</w:t>
      </w:r>
    </w:p>
    <w:p w14:paraId="207BAADF" w14:textId="77777777" w:rsidR="00EE11D1" w:rsidRDefault="00000000">
      <w:pPr>
        <w:pStyle w:val="Heading1"/>
      </w:pPr>
      <w:r>
        <w:t>Abstract</w:t>
      </w:r>
    </w:p>
    <w:p w14:paraId="52D8BCCE" w14:textId="77777777" w:rsidR="00000000" w:rsidRDefault="00000000">
      <w:pPr>
        <w:spacing w:after="80"/>
      </w:pPr>
    </w:p>
    <w:p w14:paraId="47F47D8C" w14:textId="055D0DEC" w:rsidR="00BB6129" w:rsidRDefault="00BB6129" w:rsidP="00BB6129">
      <w:pPr>
        <w:spacing w:after="160" w:line="360" w:lineRule="auto"/>
      </w:pPr>
      <w:r>
        <w:t xml:space="preserve">Learning Curves need to be part, </w:t>
      </w:r>
      <w:proofErr w:type="spellStart"/>
      <w:r>
        <w:t>neurosymbolic</w:t>
      </w:r>
      <w:proofErr w:type="spellEnd"/>
      <w:r>
        <w:t xml:space="preserve"> try to smoothen</w:t>
      </w:r>
    </w:p>
    <w:p w14:paraId="3611E685" w14:textId="77777777" w:rsidR="00BB6129" w:rsidRDefault="00BB6129" w:rsidP="00BB6129">
      <w:pPr>
        <w:spacing w:after="160" w:line="360" w:lineRule="auto"/>
      </w:pPr>
    </w:p>
    <w:p w14:paraId="04338D68" w14:textId="40EBEDE3" w:rsidR="00000000" w:rsidRDefault="00000000" w:rsidP="00BB6129">
      <w:pPr>
        <w:spacing w:after="160" w:line="360" w:lineRule="auto"/>
      </w:pPr>
      <w:r>
        <w:t xml:space="preserve">This thesis investigates the </w:t>
      </w:r>
      <w:r w:rsidR="00BB6129">
        <w:t xml:space="preserve">extent </w:t>
      </w:r>
      <w:r>
        <w:t xml:space="preserve">to which discrete, </w:t>
      </w:r>
      <w:r>
        <w:t>vector-</w:t>
      </w:r>
      <w:proofErr w:type="spellStart"/>
      <w:r>
        <w:t>quantised</w:t>
      </w:r>
      <w:proofErr w:type="spellEnd"/>
      <w:r>
        <w:t xml:space="preserve"> (VQ) representations learned by a Transformer encoder align with semantically meaningful </w:t>
      </w:r>
      <w:r w:rsidR="00BB6129">
        <w:t>environment states in a simple reinforcement learning environment</w:t>
      </w:r>
      <w:r>
        <w:t xml:space="preserve">. </w:t>
      </w:r>
      <w:r w:rsidR="00BB6129">
        <w:t>Currently existing</w:t>
      </w:r>
      <w:r>
        <w:t xml:space="preserve"> discrete world models are evaluated </w:t>
      </w:r>
      <w:r w:rsidR="00BB6129">
        <w:t xml:space="preserve">primarily </w:t>
      </w:r>
      <w:r>
        <w:t xml:space="preserve">on </w:t>
      </w:r>
      <w:r w:rsidR="00BB6129">
        <w:t xml:space="preserve">downstream tasks such as </w:t>
      </w:r>
      <w:r>
        <w:t>reward and sample efficiency</w:t>
      </w:r>
      <w:r w:rsidR="00BB6129">
        <w:t>.</w:t>
      </w:r>
      <w:r>
        <w:t xml:space="preserve"> </w:t>
      </w:r>
      <w:r w:rsidR="00BB6129">
        <w:t xml:space="preserve">This creates the open question of </w:t>
      </w:r>
      <w:r>
        <w:t>whether individual codebook tokens correspond to interpretable concepts such as “the door is open” or “the agent is carrying the key”</w:t>
      </w:r>
      <w:r>
        <w:t xml:space="preserve">. </w:t>
      </w:r>
      <w:proofErr w:type="gramStart"/>
      <w:r w:rsidR="00BB6129">
        <w:t>In order to</w:t>
      </w:r>
      <w:proofErr w:type="gramEnd"/>
      <w:r w:rsidR="00BB6129">
        <w:t xml:space="preserve"> answer this question, a</w:t>
      </w:r>
      <w:r>
        <w:t>n object-centric VQ encoder is trained on 60k observations from MiniGrid-DoorKey-5x5 using reconstruction loss only</w:t>
      </w:r>
      <w:r w:rsidR="00BB6129">
        <w:t xml:space="preserve">, </w:t>
      </w:r>
      <w:r>
        <w:t>no reward signal or state labels are provided.</w:t>
      </w:r>
      <w:r w:rsidR="00BB6129">
        <w:t xml:space="preserve"> Which helps to examine if the encoder can identify specific semantic concepts without supervision.</w:t>
      </w:r>
      <w:r>
        <w:t xml:space="preserve"> </w:t>
      </w:r>
      <w:r w:rsidR="00BB6129">
        <w:t xml:space="preserve">The encoder uses a base Transformer model with three separate VQ heads which target the agent, key and door object specifically. </w:t>
      </w:r>
      <w:proofErr w:type="gramStart"/>
      <w:r w:rsidR="00BB6129">
        <w:t>In order to</w:t>
      </w:r>
      <w:proofErr w:type="gramEnd"/>
      <w:r w:rsidR="00BB6129">
        <w:t xml:space="preserve"> evaluate semantic alignment between these codes and distinct semantic states logistic regression probes are run on ground-truth environment labels. The key head achieves 0.997 </w:t>
      </w:r>
      <w:r w:rsidR="00BB6129">
        <w:t xml:space="preserve">probe accuracy for the </w:t>
      </w:r>
      <w:proofErr w:type="spellStart"/>
      <w:r w:rsidR="00BB6129">
        <w:t>carrying_key</w:t>
      </w:r>
      <w:proofErr w:type="spellEnd"/>
      <w:r w:rsidR="00BB6129">
        <w:t xml:space="preserve"> label, with four </w:t>
      </w:r>
      <w:r w:rsidR="00BB6129">
        <w:t xml:space="preserve">specific </w:t>
      </w:r>
      <w:r w:rsidR="00BB6129">
        <w:t xml:space="preserve">codebook tokens exhibiting perfect </w:t>
      </w:r>
      <w:r w:rsidR="00BB6129">
        <w:t xml:space="preserve">accuracy in identifying the token </w:t>
      </w:r>
      <w:r w:rsidR="00BB6129">
        <w:t>(</w:t>
      </w:r>
      <w:proofErr w:type="gramStart"/>
      <w:r w:rsidR="00BB6129">
        <w:t>P(</w:t>
      </w:r>
      <w:proofErr w:type="spellStart"/>
      <w:proofErr w:type="gramEnd"/>
      <w:r w:rsidR="00BB6129">
        <w:t>carrying_key</w:t>
      </w:r>
      <w:proofErr w:type="spellEnd"/>
      <w:r w:rsidR="00BB6129">
        <w:t xml:space="preserve"> = True) = 1.000), demonstrating clear semantic </w:t>
      </w:r>
      <w:r w:rsidR="00BB6129">
        <w:t>delineation.</w:t>
      </w:r>
      <w:r w:rsidR="00BB6129" w:rsidRPr="00BB6129">
        <w:t xml:space="preserve"> </w:t>
      </w:r>
      <w:r w:rsidR="00BB6129">
        <w:t xml:space="preserve">The door head similarly </w:t>
      </w:r>
      <w:r w:rsidR="00BB6129">
        <w:t>is also able to isolate</w:t>
      </w:r>
      <w:r w:rsidR="00BB6129">
        <w:t xml:space="preserve"> the open/locked state with a single dedicated token.</w:t>
      </w:r>
      <w:r w:rsidR="00BB6129">
        <w:t xml:space="preserve"> </w:t>
      </w:r>
      <w:proofErr w:type="gramStart"/>
      <w:r w:rsidR="00BB6129">
        <w:t>In order to</w:t>
      </w:r>
      <w:proofErr w:type="gramEnd"/>
      <w:r w:rsidR="00BB6129">
        <w:t xml:space="preserve"> use these tokens a</w:t>
      </w:r>
      <w:r w:rsidR="00BB6129">
        <w:t xml:space="preserve"> downstream PPO policy </w:t>
      </w:r>
      <w:r w:rsidR="00BB6129">
        <w:t xml:space="preserve">was </w:t>
      </w:r>
      <w:r w:rsidR="00BB6129">
        <w:t xml:space="preserve">trained on the fully discrete representation (OC-All-Disc) </w:t>
      </w:r>
      <w:r w:rsidR="00BB6129">
        <w:t>and achieved</w:t>
      </w:r>
      <w:r w:rsidR="00BB6129">
        <w:t xml:space="preserve"> a mean return of 0.768 ± 0.158 across five seeds at 200k environment steps, with all seeds converging, compared to </w:t>
      </w:r>
      <w:r w:rsidR="00BB6129">
        <w:t>negligible</w:t>
      </w:r>
      <w:r w:rsidR="00BB6129">
        <w:t xml:space="preserve"> </w:t>
      </w:r>
      <w:r w:rsidR="00BB6129">
        <w:t>result</w:t>
      </w:r>
      <w:r w:rsidR="00BB6129">
        <w:t xml:space="preserve"> when spatial information is absent.</w:t>
      </w:r>
      <w:r w:rsidR="00BB6129" w:rsidRPr="00BB6129">
        <w:t xml:space="preserve"> </w:t>
      </w:r>
      <w:r w:rsidR="00BB6129">
        <w:t>The results of the PPO policy trained on these discrete codes</w:t>
      </w:r>
      <w:r w:rsidR="00BB6129">
        <w:t xml:space="preserve"> suggest that object-centric codebook </w:t>
      </w:r>
      <w:proofErr w:type="spellStart"/>
      <w:r w:rsidR="00BB6129">
        <w:t>discretisation</w:t>
      </w:r>
      <w:proofErr w:type="spellEnd"/>
      <w:r w:rsidR="00BB6129">
        <w:t xml:space="preserve"> promotes semantically grounded discrete representations, though the approach does not improve sample efficiency </w:t>
      </w:r>
      <w:r w:rsidR="00BB6129">
        <w:t xml:space="preserve">or create increased training stability </w:t>
      </w:r>
      <w:r w:rsidR="00BB6129">
        <w:t>over raw pixel baselines in this constrained setting.</w:t>
      </w:r>
    </w:p>
    <w:p w14:paraId="5FEB207D" w14:textId="77777777" w:rsidR="00000000" w:rsidRDefault="00000000">
      <w:pPr>
        <w:pStyle w:val="Heading1"/>
      </w:pPr>
      <w:r>
        <w:t>1. Introduction</w:t>
      </w:r>
    </w:p>
    <w:p w14:paraId="78EBB630" w14:textId="77777777" w:rsidR="00EE11D1" w:rsidRDefault="00000000">
      <w:pPr>
        <w:pStyle w:val="Heading2"/>
      </w:pPr>
      <w:r>
        <w:lastRenderedPageBreak/>
        <w:t>1.1 Context and motivation</w:t>
      </w:r>
    </w:p>
    <w:p w14:paraId="2434292B" w14:textId="77777777" w:rsidR="00000000" w:rsidRDefault="00000000">
      <w:pPr>
        <w:spacing w:after="160" w:line="360" w:lineRule="auto"/>
      </w:pPr>
      <w:r>
        <w:t>Deep reinforcement learning (RL) has produced agents capable of strong performance across a range of challenging domains, from Atari games (</w:t>
      </w:r>
      <w:proofErr w:type="spellStart"/>
      <w:r>
        <w:t>Mnih</w:t>
      </w:r>
      <w:proofErr w:type="spellEnd"/>
      <w:r>
        <w:t xml:space="preserve"> et al., 2015) to complex robotic manipulation (Levine et al., 2016). However, this performance comes with the consequence that agents trained directly from high-dimensional observations require millions of interactions with the environment to learn reliable structure and encode knowledge of their environment. This well-documented inefficiency poses a serious practical challenge to applying deep RL in settings where data collection is expensive, unsafe, or dangerous.</w:t>
      </w:r>
    </w:p>
    <w:p w14:paraId="20589DC8" w14:textId="77777777" w:rsidR="00000000" w:rsidRDefault="00000000">
      <w:pPr>
        <w:spacing w:after="80"/>
      </w:pPr>
    </w:p>
    <w:p w14:paraId="23B8B3EE" w14:textId="77777777" w:rsidR="00BB6129" w:rsidRDefault="00BB6129" w:rsidP="00BB6129">
      <w:pPr>
        <w:spacing w:after="160" w:line="360" w:lineRule="auto"/>
      </w:pPr>
      <w:r>
        <w:t>Therefore, a parallel research line proposes to address this sample inefficiency in RL environments by first learning a compact latent representation of the environment, over which a policy can be trained more efficiently. Hafner et al. (</w:t>
      </w:r>
      <w:commentRangeStart w:id="0"/>
      <w:r>
        <w:t>2019</w:t>
      </w:r>
      <w:commentRangeEnd w:id="0"/>
      <w:r>
        <w:commentReference w:id="0"/>
      </w:r>
      <w:ins w:id="1" w:author="Menon, R.S. (Rohan)" w:date="2026-06-08T14:12:00Z" w16du:dateUtc="2026-06-08T12:12:00Z">
        <w:r>
          <w:t>,</w:t>
        </w:r>
      </w:ins>
      <w:r>
        <w:t xml:space="preserve"> 2020) introduced Dreamer, which learns a world model in a continuous latent space and uses it to simulate future experience, significantly improving sample efficiency over model-free methods and establishing latent-space planning as a compelling alternative to traditional RL.</w:t>
      </w:r>
    </w:p>
    <w:p w14:paraId="12DC60F4" w14:textId="77777777" w:rsidR="00000000" w:rsidRDefault="00000000">
      <w:pPr>
        <w:spacing w:after="80"/>
      </w:pPr>
    </w:p>
    <w:p w14:paraId="0E1E8FD3" w14:textId="586848F8" w:rsidR="00000000" w:rsidRDefault="00BB6129" w:rsidP="00BB6129">
      <w:pPr>
        <w:spacing w:after="80" w:line="360" w:lineRule="auto"/>
      </w:pPr>
      <w:r w:rsidRPr="00BB6129">
        <w:t xml:space="preserve">Furthermore, cognitive science offers an additional reason for structured representations. According to research by Fang and Sims (2025), humans use an effective coding technique to condense continuous sensory data into small, reusable structures </w:t>
      </w:r>
      <w:proofErr w:type="gramStart"/>
      <w:r w:rsidRPr="00BB6129">
        <w:t>in order to</w:t>
      </w:r>
      <w:proofErr w:type="gramEnd"/>
      <w:r w:rsidRPr="00BB6129">
        <w:t xml:space="preserve"> create generalizable internal discrete representations in the brain. The idea that discrete, symbolic representations could be the basis for generalization in biological beings is supported by this research. A distinct research gap is created by the complimentary nature of the two observations. While cognitive research indicates that discrete, structured internal semantic codes may be a characteristic of successful generalization and learning, world models show that learning over a latent space might enhance the sample efficiency of artificial agents. The study of agents that learn on discrete encoded relationships </w:t>
      </w:r>
      <w:r>
        <w:t>whose latent representations carry structure is motivated by these areas of research.</w:t>
      </w:r>
    </w:p>
    <w:p w14:paraId="1056214E" w14:textId="77777777" w:rsidR="00BB6129" w:rsidRDefault="00BB6129">
      <w:pPr>
        <w:spacing w:after="80"/>
      </w:pPr>
    </w:p>
    <w:p w14:paraId="579E16B6" w14:textId="65A1C436" w:rsidR="00000000" w:rsidRDefault="00BB6129">
      <w:pPr>
        <w:spacing w:after="160" w:line="360" w:lineRule="auto"/>
      </w:pPr>
      <w:r w:rsidRPr="00BB6129">
        <w:t xml:space="preserve">The extent to which learnt tokens encode semantically significant environment states is a crucial aspect of discrete representations in reinforcement learning that has not received much attention despite these advancements. The substance of the learned codebooks is rarely examined, and current discrete world models are only assessed based on downstream performance indicators, such as reward and sampling efficiency. It leaves unanswered the </w:t>
      </w:r>
      <w:r w:rsidRPr="00BB6129">
        <w:lastRenderedPageBreak/>
        <w:t xml:space="preserve">question of whether a token consistently corresponds to an interpretable state idea, like "the door is open" or "the agent is carrying the key." There are various reasons why this research gap is important. First, one of the main reasons discrete representations are used in high-level reasoning is their interpretability; tokens that do not correspond with semantic </w:t>
      </w:r>
      <w:r>
        <w:t>concepts</w:t>
      </w:r>
      <w:r w:rsidRPr="00BB6129">
        <w:t xml:space="preserve"> have no advantage over opaque continuous representations. </w:t>
      </w:r>
      <w:r w:rsidR="00000000">
        <w:t xml:space="preserve">Secondly, the growing requirement for trustworthy and explainable AI (Doshi-Velez &amp; Kim, 2017) makes representation interpretability an important design </w:t>
      </w:r>
      <w:proofErr w:type="gramStart"/>
      <w:r>
        <w:t>criteria</w:t>
      </w:r>
      <w:proofErr w:type="gramEnd"/>
      <w:r w:rsidR="00000000">
        <w:t xml:space="preserve">. Furthermore, semantically grounded discrete tokens may facilitate integration with </w:t>
      </w:r>
      <w:proofErr w:type="spellStart"/>
      <w:r w:rsidR="00000000">
        <w:t>neurosymbolic</w:t>
      </w:r>
      <w:proofErr w:type="spellEnd"/>
      <w:r w:rsidR="00000000">
        <w:t xml:space="preserve"> approaches, where tokens could serve as primitives for downstream logical reasoning or planning. The convergence of expanding discretization techniques, powerful Transformer architectures, and established interpretability methodology creates an opportunity to investigate whether semantically aligned discrete representations can be learned from RL observations without explicit supervision.</w:t>
      </w:r>
    </w:p>
    <w:p w14:paraId="5FCE3359" w14:textId="77777777" w:rsidR="00000000" w:rsidRDefault="00000000">
      <w:pPr>
        <w:spacing w:after="80"/>
      </w:pPr>
    </w:p>
    <w:p w14:paraId="7332F0A8" w14:textId="6686A41B" w:rsidR="00000000" w:rsidRDefault="00000000">
      <w:pPr>
        <w:spacing w:after="160" w:line="360" w:lineRule="auto"/>
      </w:pPr>
      <w:r w:rsidRPr="00BB6129">
        <w:rPr>
          <w:lang w:val="nl-NL"/>
          <w:rPrChange w:id="2" w:author="Menon, R.S. (Rohan)" w:date="2026-06-09T15:17:00Z" w16du:dateUtc="2026-06-09T13:17:00Z">
            <w:rPr/>
          </w:rPrChange>
        </w:rPr>
        <w:t xml:space="preserve">Van den Oord et al. </w:t>
      </w:r>
      <w:r>
        <w:t>(2017) introduced the Vector-</w:t>
      </w:r>
      <w:proofErr w:type="spellStart"/>
      <w:r>
        <w:t>Quantised</w:t>
      </w:r>
      <w:proofErr w:type="spellEnd"/>
      <w:r>
        <w:t xml:space="preserve"> Variational Autoencoder (VQ-VAE), demonstrating that neural networks can learn finite, discrete codebooks that reliably compress complex visual inputs, with subsequent work extending the approach to hierarchical generation (Razavi et al., 2019) and simplified quantization schemes (Mentzer et al., 2023). The applicability of VQ-style discretization to RL environments has been demonstrated by Micheli et al. (2023), whose IRIS model</w:t>
      </w:r>
      <w:r w:rsidR="00BB6129">
        <w:t xml:space="preserve">, </w:t>
      </w:r>
      <w:r>
        <w:t>a Transformer world model operating over discrete observation tokens</w:t>
      </w:r>
      <w:r w:rsidR="00BB6129">
        <w:t xml:space="preserve">, </w:t>
      </w:r>
      <w:r>
        <w:t>achieves state-of-the-art sample efficiency on the Atari 100k benchmark. What these methods have in common is evaluation by task reward alone; the semantic content of the learned vocabulary is not examined. This thesis addresses that gap directly.</w:t>
      </w:r>
    </w:p>
    <w:p w14:paraId="46CE921A" w14:textId="77777777" w:rsidR="00000000" w:rsidRDefault="00000000">
      <w:pPr>
        <w:pStyle w:val="Heading2"/>
      </w:pPr>
      <w:r>
        <w:t>1.2 This thesis</w:t>
      </w:r>
    </w:p>
    <w:p w14:paraId="3036E0A1" w14:textId="77777777" w:rsidR="00EE11D1" w:rsidRDefault="00000000">
      <w:pPr>
        <w:spacing w:after="160" w:line="360" w:lineRule="auto"/>
      </w:pPr>
      <w:r>
        <w:t>This thesis investigates how a Transformer-based encoder can be trained to build a structured, discrete latent space from continuous RL observations, and examines the extent to which these learned representations align with semantically meaningful environment states without explicit label supervision. The encoder is trained purely on reconstruction and receives no reward signal or semantic labels; any semantic alignment must therefore emerge from the structure of the task observations alone.</w:t>
      </w:r>
    </w:p>
    <w:p w14:paraId="4F777F2B" w14:textId="77777777" w:rsidR="00EE11D1" w:rsidRDefault="00EE11D1">
      <w:pPr>
        <w:spacing w:after="80"/>
      </w:pPr>
    </w:p>
    <w:p w14:paraId="2D9BEDBF" w14:textId="77777777" w:rsidR="00EE11D1" w:rsidRDefault="00000000">
      <w:pPr>
        <w:spacing w:after="160" w:line="360" w:lineRule="auto"/>
      </w:pPr>
      <w:r>
        <w:rPr>
          <w:b/>
          <w:bCs/>
        </w:rPr>
        <w:t>Main research question:</w:t>
      </w:r>
    </w:p>
    <w:p w14:paraId="51FC8616" w14:textId="77777777" w:rsidR="00EE11D1" w:rsidRDefault="00000000">
      <w:pPr>
        <w:spacing w:after="80"/>
      </w:pPr>
      <w:r>
        <w:lastRenderedPageBreak/>
        <w:t>To what degree can discrete, transformer-based state encoders learn semantically meaningful abstractions that improve sample efficiency and generalizability in reinforcement learning environments?</w:t>
      </w:r>
    </w:p>
    <w:p w14:paraId="5FB0E1B1" w14:textId="77777777" w:rsidR="00EE11D1" w:rsidRDefault="00EE11D1">
      <w:pPr>
        <w:spacing w:after="80"/>
      </w:pPr>
    </w:p>
    <w:p w14:paraId="1FCF2C21" w14:textId="77777777" w:rsidR="00EE11D1" w:rsidRDefault="00000000">
      <w:pPr>
        <w:spacing w:after="160" w:line="360" w:lineRule="auto"/>
      </w:pPr>
      <w:r>
        <w:rPr>
          <w:b/>
          <w:bCs/>
        </w:rPr>
        <w:t>Sub-questions:</w:t>
      </w:r>
    </w:p>
    <w:p w14:paraId="69DCA5E2" w14:textId="77777777" w:rsidR="00EE11D1" w:rsidRDefault="00000000">
      <w:pPr>
        <w:pStyle w:val="ListParagraph"/>
        <w:numPr>
          <w:ilvl w:val="0"/>
          <w:numId w:val="1"/>
        </w:numPr>
      </w:pPr>
      <w:r>
        <w:t>To what degree does a VQ-style Transformer encoder learn stable, reusable discrete tokens from continuous visual input?</w:t>
      </w:r>
    </w:p>
    <w:p w14:paraId="50D4BC45" w14:textId="77777777" w:rsidR="00EE11D1" w:rsidRDefault="00000000">
      <w:pPr>
        <w:pStyle w:val="ListParagraph"/>
        <w:numPr>
          <w:ilvl w:val="0"/>
          <w:numId w:val="1"/>
        </w:numPr>
      </w:pPr>
      <w:r>
        <w:t>To what extent do these tokens correspond to semantically meaningful environment states?</w:t>
      </w:r>
    </w:p>
    <w:p w14:paraId="314CD6E4" w14:textId="77777777" w:rsidR="00EE11D1" w:rsidRDefault="00000000">
      <w:pPr>
        <w:pStyle w:val="ListParagraph"/>
        <w:numPr>
          <w:ilvl w:val="0"/>
          <w:numId w:val="1"/>
        </w:numPr>
      </w:pPr>
      <w:r>
        <w:t>To what extent does planning over discrete tokens reduce sample complexity compared to planning in continuous latent space?</w:t>
      </w:r>
    </w:p>
    <w:p w14:paraId="6BDCA49E" w14:textId="77777777" w:rsidR="00EE11D1" w:rsidRDefault="00000000">
      <w:pPr>
        <w:pStyle w:val="ListParagraph"/>
        <w:numPr>
          <w:ilvl w:val="0"/>
          <w:numId w:val="1"/>
        </w:numPr>
      </w:pPr>
      <w:r>
        <w:t>To what extent does tokenization reduce planning horizon complexity or support generalization?</w:t>
      </w:r>
    </w:p>
    <w:p w14:paraId="5A2AC60E" w14:textId="77777777" w:rsidR="00EE11D1" w:rsidRDefault="00000000">
      <w:pPr>
        <w:pStyle w:val="ListParagraph"/>
        <w:numPr>
          <w:ilvl w:val="0"/>
          <w:numId w:val="1"/>
        </w:numPr>
      </w:pPr>
      <w:r>
        <w:t>How interpretable are the learned tokens?</w:t>
      </w:r>
    </w:p>
    <w:p w14:paraId="35FCDF81" w14:textId="77777777" w:rsidR="00EE11D1" w:rsidRDefault="00EE11D1">
      <w:pPr>
        <w:spacing w:after="80"/>
      </w:pPr>
    </w:p>
    <w:p w14:paraId="4117183A" w14:textId="77777777" w:rsidR="00EE11D1" w:rsidRDefault="00000000">
      <w:r>
        <w:br w:type="page"/>
      </w:r>
    </w:p>
    <w:p w14:paraId="2E094409" w14:textId="77777777" w:rsidR="00EE11D1" w:rsidRDefault="00000000">
      <w:pPr>
        <w:pStyle w:val="Heading1"/>
      </w:pPr>
      <w:r>
        <w:lastRenderedPageBreak/>
        <w:t>2. Related Work</w:t>
      </w:r>
    </w:p>
    <w:p w14:paraId="0C20CFC1" w14:textId="77777777" w:rsidR="00000000" w:rsidRDefault="00000000">
      <w:pPr>
        <w:spacing w:after="80"/>
      </w:pPr>
    </w:p>
    <w:p w14:paraId="4C954234" w14:textId="77777777" w:rsidR="00000000" w:rsidRDefault="00000000">
      <w:pPr>
        <w:spacing w:after="160" w:line="360" w:lineRule="auto"/>
      </w:pPr>
      <w:r>
        <w:t>This chapter surveys the three bodies of literature that this thesis draws upon and positions the present contribution relative to prior work. The goal is to show both where existing methods succeed and where the specific question of semantic alignment within discrete RL representations has been left open.</w:t>
      </w:r>
    </w:p>
    <w:p w14:paraId="370188CC" w14:textId="77777777" w:rsidR="00000000" w:rsidRDefault="00000000">
      <w:pPr>
        <w:spacing w:after="80"/>
      </w:pPr>
    </w:p>
    <w:p w14:paraId="05117479" w14:textId="77777777" w:rsidR="00000000" w:rsidRDefault="00000000">
      <w:pPr>
        <w:pStyle w:val="Heading2"/>
      </w:pPr>
      <w:r>
        <w:t>2.1 Discrete Representation Learning</w:t>
      </w:r>
    </w:p>
    <w:p w14:paraId="04D06537" w14:textId="77777777" w:rsidR="00000000" w:rsidRDefault="00000000">
      <w:pPr>
        <w:spacing w:after="80"/>
      </w:pPr>
    </w:p>
    <w:p w14:paraId="0CFE34AD" w14:textId="77777777" w:rsidR="00000000" w:rsidRDefault="00000000">
      <w:pPr>
        <w:spacing w:after="160" w:line="360" w:lineRule="auto"/>
      </w:pPr>
      <w:r>
        <w:t>The foundational contribution to discrete representation learning is the Vector-</w:t>
      </w:r>
      <w:proofErr w:type="spellStart"/>
      <w:r>
        <w:t>Quantised</w:t>
      </w:r>
      <w:proofErr w:type="spellEnd"/>
      <w:r>
        <w:t xml:space="preserve"> Variational Autoencoder (VQ-VAE) of van den Oord et al. (2017). VQ-VAE replaces the continuous latent variable of a standard VAE with a learned finite codebook of embedding vectors. During the forward pass, each encoder output is mapped to its nearest codebook entry; the resulting one-hot-like assignment is used for the decoder input. Because the nearest-</w:t>
      </w:r>
      <w:proofErr w:type="spellStart"/>
      <w:r>
        <w:t>neighbour</w:t>
      </w:r>
      <w:proofErr w:type="spellEnd"/>
      <w:r>
        <w:t xml:space="preserve"> operation is not differentiable, gradients are passed through it using the straight-through estimator: gradients that arrive at the </w:t>
      </w:r>
      <w:proofErr w:type="spellStart"/>
      <w:r>
        <w:t>qua</w:t>
      </w:r>
      <w:r>
        <w:t>ntised</w:t>
      </w:r>
      <w:proofErr w:type="spellEnd"/>
      <w:r>
        <w:t xml:space="preserve"> representation are routed directly back to the encoder output, bypassing the discontinuous lookup. This allows end-to-end training despite the discrete bottleneck.</w:t>
      </w:r>
    </w:p>
    <w:p w14:paraId="1CFC5445" w14:textId="77777777" w:rsidR="00000000" w:rsidRDefault="00000000">
      <w:pPr>
        <w:spacing w:after="80"/>
      </w:pPr>
    </w:p>
    <w:p w14:paraId="1EC7D50C" w14:textId="39FCAE55" w:rsidR="00000000" w:rsidRDefault="00000000">
      <w:pPr>
        <w:spacing w:after="160" w:line="360" w:lineRule="auto"/>
      </w:pPr>
      <w:r>
        <w:t xml:space="preserve">A persistent practical challenge in VQ-VAE training is codebook collapse, in which only a small subset of codes </w:t>
      </w:r>
      <w:proofErr w:type="gramStart"/>
      <w:r>
        <w:t>receive</w:t>
      </w:r>
      <w:proofErr w:type="gramEnd"/>
      <w:r>
        <w:t xml:space="preserve"> gradient updates, leaving the remainder unused and the representational capacity </w:t>
      </w:r>
      <w:proofErr w:type="spellStart"/>
      <w:r>
        <w:t>underutilised</w:t>
      </w:r>
      <w:proofErr w:type="spellEnd"/>
      <w:r>
        <w:t xml:space="preserve">. The original paper’s Appendix A describes an Exponential Moving Average (EMA) update rule that decouples codebook updates from the main </w:t>
      </w:r>
      <w:proofErr w:type="spellStart"/>
      <w:r>
        <w:t>optimisation</w:t>
      </w:r>
      <w:proofErr w:type="spellEnd"/>
      <w:r>
        <w:t xml:space="preserve"> step: each codebook vector is updated as a running average of the encoder outputs assigned to it, rather than via gradient descent. A complementary dead-code restart mechanism </w:t>
      </w:r>
      <w:proofErr w:type="spellStart"/>
      <w:r>
        <w:t>reinitialises</w:t>
      </w:r>
      <w:proofErr w:type="spellEnd"/>
      <w:r>
        <w:t xml:space="preserve"> </w:t>
      </w:r>
      <w:proofErr w:type="spellStart"/>
      <w:r>
        <w:t>under-utilised</w:t>
      </w:r>
      <w:proofErr w:type="spellEnd"/>
      <w:r>
        <w:t xml:space="preserve"> entries by copying the embedding of a randomly selecte</w:t>
      </w:r>
      <w:r>
        <w:t xml:space="preserve">d active code, perturbing the codebook to encourage coverage. Together, EMA updates and dead-code restart substantially reduce collapse and improve codebook </w:t>
      </w:r>
      <w:proofErr w:type="spellStart"/>
      <w:r>
        <w:t>utilisation</w:t>
      </w:r>
      <w:proofErr w:type="spellEnd"/>
      <w:r>
        <w:t xml:space="preserve">. VQ-VAE-2 (Razavi et al., 2019) extends this approach to hierarchical multi-scale representations, achieving high-quality image generation. More recently, Finite Scalar Quantization (FSQ; Mentzer et al., 2023) proposes an alternative that avoids explicit codebook maintenance entirely, instead bounding each dimension of the latent to a small </w:t>
      </w:r>
      <w:r>
        <w:lastRenderedPageBreak/>
        <w:t>integer grid and relying on this implicit discretization. FSQ trades codebook flexibility for training simplicity and demonstrates competitive reconstruction quality. Earlier work on disentangled continuous representations, particularly β-VAE (Higgins et al., 2017), also informs this thesis by showing that architectural inductive biases can encourage factored, interpretable latent spaces even without explicit supervision</w:t>
      </w:r>
      <w:r w:rsidR="00BB6129">
        <w:t xml:space="preserve">, </w:t>
      </w:r>
      <w:r>
        <w:t xml:space="preserve">an insight that motivates the object-centric </w:t>
      </w:r>
      <w:proofErr w:type="spellStart"/>
      <w:r>
        <w:t>factorisation</w:t>
      </w:r>
      <w:proofErr w:type="spellEnd"/>
      <w:r>
        <w:t xml:space="preserve"> adopted here. Across </w:t>
      </w:r>
      <w:proofErr w:type="gramStart"/>
      <w:r>
        <w:t>all of</w:t>
      </w:r>
      <w:proofErr w:type="gramEnd"/>
      <w:r>
        <w:t xml:space="preserve"> this work, evaluation focuses on reconstruction quality and generative fidelity; whether individual codes correspond to semantically interpretable environment concepts has not been examined.</w:t>
      </w:r>
    </w:p>
    <w:p w14:paraId="41AF7B68" w14:textId="77777777" w:rsidR="00000000" w:rsidRDefault="00000000">
      <w:pPr>
        <w:spacing w:after="80"/>
      </w:pPr>
    </w:p>
    <w:p w14:paraId="4E0EF322" w14:textId="77777777" w:rsidR="00000000" w:rsidRDefault="00000000">
      <w:pPr>
        <w:pStyle w:val="Heading2"/>
      </w:pPr>
      <w:r>
        <w:t>2.2 World Models and Latent-Space Policy Learning</w:t>
      </w:r>
    </w:p>
    <w:p w14:paraId="046587D9" w14:textId="77777777" w:rsidR="00000000" w:rsidRDefault="00000000">
      <w:pPr>
        <w:spacing w:after="80"/>
      </w:pPr>
    </w:p>
    <w:p w14:paraId="48D6E0D3" w14:textId="77777777" w:rsidR="00000000" w:rsidRDefault="00000000">
      <w:pPr>
        <w:spacing w:after="160" w:line="360" w:lineRule="auto"/>
      </w:pPr>
      <w:r>
        <w:t xml:space="preserve">The Dreamer family of world models (Hafner et al., 2019, 2020) demonstrated that model-based RL operating in a learned latent space can substantially improve sample efficiency over model-free methods. DreamerV1 (Hafner et al., 2019) learns a Recurrent State Space Model (RSSM) with continuous stochastic </w:t>
      </w:r>
      <w:proofErr w:type="spellStart"/>
      <w:r>
        <w:t>latents</w:t>
      </w:r>
      <w:proofErr w:type="spellEnd"/>
      <w:r>
        <w:t xml:space="preserve"> and trains a policy entirely within imagined rollouts, achieving competitive performance on </w:t>
      </w:r>
      <w:proofErr w:type="spellStart"/>
      <w:r>
        <w:t>DMControl</w:t>
      </w:r>
      <w:proofErr w:type="spellEnd"/>
      <w:r>
        <w:t xml:space="preserve"> with far fewer environment interactions. DreamerV2 (Hafner et al., 2020) strengthens this result by incorporating discrete categorical </w:t>
      </w:r>
      <w:proofErr w:type="spellStart"/>
      <w:r>
        <w:t>latents</w:t>
      </w:r>
      <w:proofErr w:type="spellEnd"/>
      <w:r>
        <w:t xml:space="preserve"> alongside continuous recurrent states, demonstrating competitive Atari performance at 200k steps. DreamerV3 (Hafner et al., 2023) further </w:t>
      </w:r>
      <w:proofErr w:type="spellStart"/>
      <w:r>
        <w:t>generalises</w:t>
      </w:r>
      <w:proofErr w:type="spellEnd"/>
      <w:r>
        <w:t xml:space="preserve"> to diverse domains by </w:t>
      </w:r>
      <w:proofErr w:type="spellStart"/>
      <w:r>
        <w:t>stabilising</w:t>
      </w:r>
      <w:proofErr w:type="spellEnd"/>
      <w:r>
        <w:t xml:space="preserve"> training across scales; while it incorporates discrete components, it is no</w:t>
      </w:r>
      <w:r>
        <w:t>t a purely discrete model and is therefore mentioned here for completeness rather than as a direct comparison point.</w:t>
      </w:r>
    </w:p>
    <w:p w14:paraId="1A738314" w14:textId="77777777" w:rsidR="00000000" w:rsidRDefault="00000000">
      <w:pPr>
        <w:spacing w:after="80"/>
      </w:pPr>
    </w:p>
    <w:p w14:paraId="5CA687D8" w14:textId="38103E58" w:rsidR="00000000" w:rsidRDefault="00000000">
      <w:pPr>
        <w:spacing w:after="160" w:line="360" w:lineRule="auto"/>
      </w:pPr>
      <w:r>
        <w:t xml:space="preserve">The most directly related model-based work is IRIS (Micheli et al., 2023), which combines a VQ </w:t>
      </w:r>
      <w:proofErr w:type="spellStart"/>
      <w:r>
        <w:t>tokeniser</w:t>
      </w:r>
      <w:proofErr w:type="spellEnd"/>
      <w:r>
        <w:t xml:space="preserve"> with a Transformer world model and achieves state-of-the-art performance on the Atari 100k benchmark. IRIS demonstrates that discretization can benefit RL beyond compression</w:t>
      </w:r>
      <w:r w:rsidR="00BB6129">
        <w:t xml:space="preserve">, </w:t>
      </w:r>
      <w:r>
        <w:t xml:space="preserve">the structured vocabulary enables efficient Transformer modelling of transition dynamics. TD-MPC2 (Hansen et al., 2024) takes a complementary approach, learning a latent world model for continuous control via temporal difference learning without explicit quantization. The earlier Model-Based RL for Atari (Kaiser et al., 2019; </w:t>
      </w:r>
      <w:proofErr w:type="spellStart"/>
      <w:r>
        <w:t>SimPLe</w:t>
      </w:r>
      <w:proofErr w:type="spellEnd"/>
      <w:r>
        <w:t>) also showed that learned environment models can improve sample efficiency in discrete-action settings. Sequence modelling approaches such as Decision Transformer (Janner et al.</w:t>
      </w:r>
      <w:r>
        <w:t xml:space="preserve">, 2021) apply Transformer architectures to offline RL, while generalist agents (Reed et al., 2022) </w:t>
      </w:r>
      <w:r>
        <w:lastRenderedPageBreak/>
        <w:t xml:space="preserve">demonstrate cross-task generalization using token-based representations. Across </w:t>
      </w:r>
      <w:proofErr w:type="gramStart"/>
      <w:r>
        <w:t>all of</w:t>
      </w:r>
      <w:proofErr w:type="gramEnd"/>
      <w:r>
        <w:t xml:space="preserve"> these methods, evaluation is conducted exclusively on task reward and sample efficiency metrics. The internal structure of the learned representations</w:t>
      </w:r>
      <w:r w:rsidR="00BB6129">
        <w:t xml:space="preserve">, </w:t>
      </w:r>
      <w:r>
        <w:t>specifically, whether individual tokens correspond to meaningful environment states</w:t>
      </w:r>
      <w:r w:rsidR="00BB6129">
        <w:t xml:space="preserve">, </w:t>
      </w:r>
      <w:r>
        <w:t xml:space="preserve">is never measured. This thesis fills that gap by applying linear probe methodology directly to VQ codebooks in a controlled RL environment. An emerging direction in which semantically grounded discrete tokens could play a further role is </w:t>
      </w:r>
      <w:proofErr w:type="spellStart"/>
      <w:r>
        <w:t>neurosymbolic</w:t>
      </w:r>
      <w:proofErr w:type="spellEnd"/>
      <w:r>
        <w:t xml:space="preserve"> integration, where learned tokens could interface with symbolic reasoning engines or provide interpretable primitives for downstream logical planning; this possibility is noted as a motivation for the present work and revisited in the future work section.</w:t>
      </w:r>
    </w:p>
    <w:p w14:paraId="542F69C4" w14:textId="77777777" w:rsidR="00000000" w:rsidRDefault="00000000">
      <w:pPr>
        <w:spacing w:after="80"/>
      </w:pPr>
    </w:p>
    <w:p w14:paraId="5AC50446" w14:textId="77777777" w:rsidR="00000000" w:rsidRDefault="00000000">
      <w:pPr>
        <w:pStyle w:val="Heading2"/>
      </w:pPr>
      <w:r>
        <w:t>2.3 Interpretability of Learned Representations</w:t>
      </w:r>
    </w:p>
    <w:p w14:paraId="46C0A47B" w14:textId="77777777" w:rsidR="00000000" w:rsidRDefault="00000000">
      <w:pPr>
        <w:spacing w:after="80"/>
      </w:pPr>
    </w:p>
    <w:p w14:paraId="36B2D352" w14:textId="77777777" w:rsidR="00000000" w:rsidRDefault="00000000">
      <w:pPr>
        <w:spacing w:after="160" w:line="360" w:lineRule="auto"/>
      </w:pPr>
      <w:r>
        <w:t xml:space="preserve">The use of linear classifiers to measure the semantic content of intermediate neural network representations was </w:t>
      </w:r>
      <w:proofErr w:type="spellStart"/>
      <w:r>
        <w:t>formalised</w:t>
      </w:r>
      <w:proofErr w:type="spellEnd"/>
      <w:r>
        <w:t xml:space="preserve"> by Alain and Bengio (2017), who showed that the accuracy of a logistic regression probe trained on a layer’s activations provides a principled estimate of what information that layer encodes. This “probing” methodology has since become a standard tool in representation analysis. Applied here, logistic regression probes on one-hot token indices test whether the discrete codebook captures ground-truth environment labels without any label supervision during training.</w:t>
      </w:r>
    </w:p>
    <w:p w14:paraId="1D3765F0" w14:textId="77777777" w:rsidR="00000000" w:rsidRDefault="00000000">
      <w:pPr>
        <w:spacing w:after="80"/>
      </w:pPr>
    </w:p>
    <w:p w14:paraId="3A7FAE95" w14:textId="77777777" w:rsidR="00000000" w:rsidRDefault="00000000">
      <w:pPr>
        <w:spacing w:after="160" w:line="360" w:lineRule="auto"/>
      </w:pPr>
      <w:r>
        <w:t>A related line of work seeks to make representations interpretable by construction. Concept Bottleneck Models (Koh et al., 2020) enforce that intermediate representations correspond to predefined human-interpretable concepts, enabling test-time intervention. While this approach requires labelled concepts at training time, it illustrates that aligning representations with semantic concepts is both achievable and practically useful. Doshi-Velez and Kim (2017) provide a broader framework for evaluating interpr</w:t>
      </w:r>
      <w:r>
        <w:t xml:space="preserve">etability in machine learning, distinguishing application-grounded, human-grounded, and </w:t>
      </w:r>
      <w:proofErr w:type="gramStart"/>
      <w:r>
        <w:t>functionally-grounded</w:t>
      </w:r>
      <w:proofErr w:type="gramEnd"/>
      <w:r>
        <w:t xml:space="preserve"> evaluation criteria; the linear probe methodology used in this thesis falls into the functionally-grounded category.</w:t>
      </w:r>
    </w:p>
    <w:p w14:paraId="4C6D0ED6" w14:textId="77777777" w:rsidR="00000000" w:rsidRDefault="00000000">
      <w:pPr>
        <w:spacing w:after="80"/>
      </w:pPr>
    </w:p>
    <w:p w14:paraId="249BC0C8" w14:textId="0D55FB4F" w:rsidR="00000000" w:rsidRDefault="00000000">
      <w:pPr>
        <w:spacing w:after="160" w:line="360" w:lineRule="auto"/>
      </w:pPr>
      <w:r>
        <w:lastRenderedPageBreak/>
        <w:t xml:space="preserve">The present thesis differs from </w:t>
      </w:r>
      <w:proofErr w:type="gramStart"/>
      <w:r>
        <w:t>all of</w:t>
      </w:r>
      <w:proofErr w:type="gramEnd"/>
      <w:r>
        <w:t xml:space="preserve"> the above in applying probe-based analysis specifically to VQ codebooks in an RL context, asking not whether a continuous representation encodes semantic information but whether discrete codebook indices do so after quantization. Furthermore, the object-centric </w:t>
      </w:r>
      <w:proofErr w:type="spellStart"/>
      <w:r>
        <w:t>factorisation</w:t>
      </w:r>
      <w:proofErr w:type="spellEnd"/>
      <w:r w:rsidR="00BB6129">
        <w:t xml:space="preserve">, </w:t>
      </w:r>
      <w:r>
        <w:t>separate VQ heads for each tracked object</w:t>
      </w:r>
      <w:r w:rsidR="00BB6129">
        <w:t xml:space="preserve">, </w:t>
      </w:r>
      <w:r>
        <w:t xml:space="preserve">introduces an architectural inductive bias for semantic alignment that, to the authors’ knowledge, has not previously been evaluated with linear probes in an RL setting. No prior work has systematically examined whether individual VQ codes in a reinforcement learning encoder correspond to semantic environment states, nor whether object-centric codebook </w:t>
      </w:r>
      <w:proofErr w:type="spellStart"/>
      <w:r>
        <w:t>factorisation</w:t>
      </w:r>
      <w:proofErr w:type="spellEnd"/>
      <w:r>
        <w:t xml:space="preserve"> improves this alignment. This thesis addresses both questions.</w:t>
      </w:r>
    </w:p>
    <w:p w14:paraId="689B6AC5" w14:textId="77777777" w:rsidR="00000000" w:rsidRDefault="00000000">
      <w:pPr>
        <w:spacing w:after="80"/>
      </w:pPr>
    </w:p>
    <w:p w14:paraId="70453BA5" w14:textId="77777777" w:rsidR="00000000" w:rsidRDefault="00000000">
      <w:r>
        <w:br w:type="page"/>
      </w:r>
    </w:p>
    <w:p w14:paraId="01D4F38F" w14:textId="77777777" w:rsidR="00000000" w:rsidRDefault="00000000">
      <w:pPr>
        <w:pStyle w:val="Heading1"/>
      </w:pPr>
      <w:r>
        <w:lastRenderedPageBreak/>
        <w:t>3. Methodology</w:t>
      </w:r>
    </w:p>
    <w:p w14:paraId="2E5EF280" w14:textId="77777777" w:rsidR="00EE11D1" w:rsidRDefault="00000000">
      <w:pPr>
        <w:pStyle w:val="Heading2"/>
      </w:pPr>
      <w:r>
        <w:t>3.1 Environment and data</w:t>
      </w:r>
    </w:p>
    <w:p w14:paraId="62209985" w14:textId="77777777" w:rsidR="00000000" w:rsidRDefault="00000000">
      <w:pPr>
        <w:spacing w:after="80"/>
      </w:pPr>
    </w:p>
    <w:p w14:paraId="682515DE" w14:textId="4D3FCF4E" w:rsidR="00000000" w:rsidRDefault="00000000">
      <w:pPr>
        <w:spacing w:after="160" w:line="360" w:lineRule="auto"/>
      </w:pPr>
      <w:r>
        <w:t>Experiments are conducted in MiniGrid-DoorKey-5x5 (Chevalier-Boisvert et al., 2023), a grid-world environment in which an agent must complete a sequential manipulation task: locate a key, pick it up, use it to unlock a locked door, and navigate to a goal cell. The environment is chosen for two reasons. First, it provides access to ground-truth Boolean state labels</w:t>
      </w:r>
      <w:r w:rsidR="00BB6129">
        <w:t xml:space="preserve">, </w:t>
      </w:r>
      <w:proofErr w:type="spellStart"/>
      <w:r>
        <w:t>door_open</w:t>
      </w:r>
      <w:proofErr w:type="spellEnd"/>
      <w:r>
        <w:t xml:space="preserve">, </w:t>
      </w:r>
      <w:proofErr w:type="spellStart"/>
      <w:r>
        <w:t>door_locked</w:t>
      </w:r>
      <w:proofErr w:type="spellEnd"/>
      <w:r>
        <w:t xml:space="preserve">, and </w:t>
      </w:r>
      <w:proofErr w:type="spellStart"/>
      <w:r>
        <w:t>carrying_key</w:t>
      </w:r>
      <w:proofErr w:type="spellEnd"/>
      <w:r w:rsidR="00BB6129">
        <w:t xml:space="preserve">, </w:t>
      </w:r>
      <w:r>
        <w:t>that are not derivable from raw pixel values alone, allowing direct evaluation of semantic alignment. Second, the environment is small enough for exhaustive ablations under a fixed computational budget, while still exhibiting non-trivial sequential structure that requires multiple sub-goals.</w:t>
      </w:r>
    </w:p>
    <w:p w14:paraId="156FB762" w14:textId="77777777" w:rsidR="00000000" w:rsidRDefault="00000000">
      <w:pPr>
        <w:spacing w:after="80"/>
      </w:pPr>
    </w:p>
    <w:p w14:paraId="5A5CA1BD" w14:textId="77777777" w:rsidR="00000000" w:rsidRDefault="00000000">
      <w:pPr>
        <w:spacing w:after="160" w:line="360" w:lineRule="auto"/>
      </w:pPr>
      <w:r>
        <w:t xml:space="preserve">The observation space is a 7×7×3 integer-valued egocentric grid, representing a partial view </w:t>
      </w:r>
      <w:proofErr w:type="spellStart"/>
      <w:r>
        <w:t>centred</w:t>
      </w:r>
      <w:proofErr w:type="spellEnd"/>
      <w:r>
        <w:t xml:space="preserve"> on the agent. Each of the 49 cells encodes an object type, </w:t>
      </w:r>
      <w:proofErr w:type="spellStart"/>
      <w:r>
        <w:t>colour</w:t>
      </w:r>
      <w:proofErr w:type="spellEnd"/>
      <w:r>
        <w:t xml:space="preserve">, and state in three integer channels. The agent does not observe the full 5×5 environment directly; cells outside its field of view are masked. The action space consists of seven discrete actions: turn left, turn right, move forward, pick up, drop, toggle, and done. The reward function is sparse: the agent receives a positive reward only upon reaching the goal cell, discounted by the number of steps taken; all other transitions yield </w:t>
      </w:r>
      <w:r>
        <w:t>zero reward.</w:t>
      </w:r>
    </w:p>
    <w:p w14:paraId="37183A88" w14:textId="77777777" w:rsidR="00000000" w:rsidRDefault="00000000">
      <w:pPr>
        <w:spacing w:after="80"/>
      </w:pPr>
    </w:p>
    <w:p w14:paraId="2C8D543B" w14:textId="77777777" w:rsidR="00000000" w:rsidRDefault="00000000">
      <w:pPr>
        <w:spacing w:after="160" w:line="360" w:lineRule="auto"/>
      </w:pPr>
      <w:r>
        <w:t>Training data for the encoder is collected by running a uniformly random policy for 300 episodes of up to 100 steps each, yielding 59,697 observations. This random-policy data is deliberately chosen to provide coverage of diverse environment states without exploiting task structure. Ground-truth labels (</w:t>
      </w:r>
      <w:proofErr w:type="spellStart"/>
      <w:r>
        <w:t>door_open</w:t>
      </w:r>
      <w:proofErr w:type="spellEnd"/>
      <w:r>
        <w:t xml:space="preserve">, </w:t>
      </w:r>
      <w:proofErr w:type="spellStart"/>
      <w:r>
        <w:t>door_locked</w:t>
      </w:r>
      <w:proofErr w:type="spellEnd"/>
      <w:r>
        <w:t xml:space="preserve">, </w:t>
      </w:r>
      <w:proofErr w:type="spellStart"/>
      <w:r>
        <w:t>carrying_key</w:t>
      </w:r>
      <w:proofErr w:type="spellEnd"/>
      <w:r>
        <w:t>) are recorded at each step from the environment state and are used exclusively for semantic alignment evaluation; they are never provided to the encoder during training.</w:t>
      </w:r>
    </w:p>
    <w:p w14:paraId="249149C4" w14:textId="77777777" w:rsidR="00000000" w:rsidRDefault="00000000">
      <w:pPr>
        <w:spacing w:after="80"/>
      </w:pPr>
    </w:p>
    <w:p w14:paraId="14E6C098" w14:textId="77777777" w:rsidR="00000000" w:rsidRDefault="00000000">
      <w:pPr>
        <w:pStyle w:val="Heading2"/>
      </w:pPr>
      <w:r>
        <w:t>3.2 Encoder architecture</w:t>
      </w:r>
    </w:p>
    <w:p w14:paraId="1C8F66BD" w14:textId="77777777" w:rsidR="00000000" w:rsidRDefault="00000000">
      <w:pPr>
        <w:spacing w:after="80"/>
      </w:pPr>
    </w:p>
    <w:p w14:paraId="7B85F531" w14:textId="77777777" w:rsidR="00000000" w:rsidRDefault="00000000">
      <w:pPr>
        <w:spacing w:after="160" w:line="360" w:lineRule="auto"/>
      </w:pPr>
      <w:r>
        <w:t xml:space="preserve">The encoder follows an object-centric design: a shared Transformer backbone processes the full observation, and three independent VQ readout heads each </w:t>
      </w:r>
      <w:proofErr w:type="spellStart"/>
      <w:r>
        <w:t>quantise</w:t>
      </w:r>
      <w:proofErr w:type="spellEnd"/>
      <w:r>
        <w:t xml:space="preserve"> a different aspect of </w:t>
      </w:r>
      <w:r>
        <w:lastRenderedPageBreak/>
        <w:t xml:space="preserve">the scene. This </w:t>
      </w:r>
      <w:proofErr w:type="spellStart"/>
      <w:r>
        <w:t>factorisation</w:t>
      </w:r>
      <w:proofErr w:type="spellEnd"/>
      <w:r>
        <w:t xml:space="preserve"> is the central architectural contribution and is motivated by the hypothesis that assigning dedicated codebook capacity to individual objects will promote semantically grounded tokens.</w:t>
      </w:r>
    </w:p>
    <w:p w14:paraId="62BA2CF7" w14:textId="77777777" w:rsidR="00000000" w:rsidRDefault="00000000">
      <w:pPr>
        <w:spacing w:after="80"/>
      </w:pPr>
    </w:p>
    <w:p w14:paraId="2C1587BC" w14:textId="77777777" w:rsidR="00000000" w:rsidRDefault="00000000">
      <w:pPr>
        <w:spacing w:after="160" w:line="360" w:lineRule="auto"/>
      </w:pPr>
      <w:r>
        <w:t xml:space="preserve">The input to the encoder is the 7×7×3 observation, flattened to 49 cells. Each cell’s three integer channels (object type, </w:t>
      </w:r>
      <w:proofErr w:type="spellStart"/>
      <w:r>
        <w:t>colour</w:t>
      </w:r>
      <w:proofErr w:type="spellEnd"/>
      <w:r>
        <w:t xml:space="preserve">, state) are each mapped through separate learned embedding tables to produce a per-cell feature vector, which is then projected to a </w:t>
      </w:r>
      <w:proofErr w:type="spellStart"/>
      <w:r>
        <w:t>D_model</w:t>
      </w:r>
      <w:proofErr w:type="spellEnd"/>
      <w:r>
        <w:t> = </w:t>
      </w:r>
      <w:proofErr w:type="gramStart"/>
      <w:r>
        <w:t>64 dimensional</w:t>
      </w:r>
      <w:proofErr w:type="gramEnd"/>
      <w:r>
        <w:t xml:space="preserve"> space. A flat cell-index positional embedding, mapping position indices 0–24 to 32-dimensional trainable vectors, is added to each cell representation within the 5×5 grid view. A learnable CLS token is prepended to the sequence. The resulting sequence of 50 vectors (CLS plus 49 cells) is processed by a standard Transformer encoder with 2 layers,</w:t>
      </w:r>
      <w:r>
        <w:t xml:space="preserve"> 4 attention heads, and </w:t>
      </w:r>
      <w:proofErr w:type="spellStart"/>
      <w:r>
        <w:t>D_model</w:t>
      </w:r>
      <w:proofErr w:type="spellEnd"/>
      <w:r>
        <w:t> = 64 throughout.</w:t>
      </w:r>
    </w:p>
    <w:p w14:paraId="0E1539F6" w14:textId="77777777" w:rsidR="00000000" w:rsidRDefault="00000000">
      <w:pPr>
        <w:spacing w:after="80"/>
      </w:pPr>
    </w:p>
    <w:p w14:paraId="0CDF1888" w14:textId="66C8E9B7" w:rsidR="00000000" w:rsidRDefault="00000000">
      <w:pPr>
        <w:spacing w:after="160" w:line="360" w:lineRule="auto"/>
      </w:pPr>
      <w:r>
        <w:t xml:space="preserve">The three VQ readout heads operate as follows. The agent head takes the CLS token output and passes it through a VQ layer with K = 64 codebook entries, each of dimension 64, producing an embedding </w:t>
      </w:r>
      <w:proofErr w:type="spellStart"/>
      <w:r>
        <w:t>e_agent</w:t>
      </w:r>
      <w:proofErr w:type="spellEnd"/>
      <w:r>
        <w:t xml:space="preserve">. The key head takes the Transformer output at the spatial cell corresponding to the key’s current grid position and applies a VQ layer with K = 16, yielding </w:t>
      </w:r>
      <w:proofErr w:type="spellStart"/>
      <w:r>
        <w:t>e_key</w:t>
      </w:r>
      <w:proofErr w:type="spellEnd"/>
      <w:r>
        <w:t xml:space="preserve">. The door head similarly reads the output at the door’s cell with K = 8, yielding </w:t>
      </w:r>
      <w:proofErr w:type="spellStart"/>
      <w:r>
        <w:t>e_door</w:t>
      </w:r>
      <w:proofErr w:type="spellEnd"/>
      <w:r>
        <w:t>. When an object is absent from the partial observation</w:t>
      </w:r>
      <w:r w:rsidR="00BB6129">
        <w:t xml:space="preserve">, </w:t>
      </w:r>
      <w:r>
        <w:t>for instance, when the key has been picked up and is no longer visible on the floor</w:t>
      </w:r>
      <w:r w:rsidR="00BB6129">
        <w:t xml:space="preserve">, </w:t>
      </w:r>
      <w:r>
        <w:t xml:space="preserve">the corresponding head falls back to a learned absent embedding rather than an arbitrary cell output. This fallback is itself a reliable binary signal: the key head’s absent-embedding activation is tightly correlated with the </w:t>
      </w:r>
      <w:proofErr w:type="spellStart"/>
      <w:r>
        <w:t>carrying_key</w:t>
      </w:r>
      <w:proofErr w:type="spellEnd"/>
      <w:r>
        <w:t xml:space="preserve"> state.</w:t>
      </w:r>
    </w:p>
    <w:p w14:paraId="31A1753E" w14:textId="77777777" w:rsidR="00000000" w:rsidRDefault="00000000">
      <w:pPr>
        <w:spacing w:after="80"/>
      </w:pPr>
    </w:p>
    <w:p w14:paraId="0D6133CB" w14:textId="77777777" w:rsidR="00000000" w:rsidRDefault="00000000">
      <w:pPr>
        <w:spacing w:after="160" w:line="360" w:lineRule="auto"/>
      </w:pPr>
      <w:r>
        <w:t>Each VQ layer implements the following operations. Given an encoder output z, the layer computes the L2 distance to all K codebook entries and selects the nearest: k∗ = </w:t>
      </w:r>
      <w:proofErr w:type="spellStart"/>
      <w:r>
        <w:t>argmin_k</w:t>
      </w:r>
      <w:proofErr w:type="spellEnd"/>
      <w:r>
        <w:t xml:space="preserve"> ‖z − e_k‖². The </w:t>
      </w:r>
      <w:proofErr w:type="spellStart"/>
      <w:r>
        <w:t>quantised</w:t>
      </w:r>
      <w:proofErr w:type="spellEnd"/>
      <w:r>
        <w:t xml:space="preserve"> output is e_{k∗}, and the straight-through estimator is used to propagate gradients: the backward pass treats the lookup as an identity function. Codebook entries are updated via EMA: the numerator accumulates a running sum of encoder outputs assigned to each entry, and the denominator tracks assignment counts; the entry is replaced by the </w:t>
      </w:r>
      <w:proofErr w:type="spellStart"/>
      <w:r>
        <w:t>normalised</w:t>
      </w:r>
      <w:proofErr w:type="spellEnd"/>
      <w:r>
        <w:t xml:space="preserve"> ratio. Entries whose cumulative assignment count falls below a threshold (</w:t>
      </w:r>
      <w:proofErr w:type="spellStart"/>
      <w:r>
        <w:t>dead_code_threshold</w:t>
      </w:r>
      <w:proofErr w:type="spellEnd"/>
      <w:r>
        <w:t> = 1.0) are restarted by copyin</w:t>
      </w:r>
      <w:r>
        <w:t xml:space="preserve">g the embedding of a randomly selected </w:t>
      </w:r>
      <w:r>
        <w:lastRenderedPageBreak/>
        <w:t>active entry, preventing codebook collapse. The commitment loss β‖z − sg(e_{k∗</w:t>
      </w:r>
      <w:proofErr w:type="gramStart"/>
      <w:r>
        <w:t>})‖</w:t>
      </w:r>
      <w:proofErr w:type="gramEnd"/>
      <w:r>
        <w:t>² (with β = 0.10) encourages encoder outputs to remain close to their assigned codebook entry.</w:t>
      </w:r>
    </w:p>
    <w:p w14:paraId="2EF30947" w14:textId="77777777" w:rsidR="00000000" w:rsidRDefault="00000000">
      <w:pPr>
        <w:spacing w:after="80"/>
      </w:pPr>
    </w:p>
    <w:p w14:paraId="6D7AB209" w14:textId="5762FB17" w:rsidR="00000000" w:rsidRDefault="00000000">
      <w:pPr>
        <w:spacing w:after="160" w:line="360" w:lineRule="auto"/>
      </w:pPr>
      <w:r>
        <w:t xml:space="preserve">For policy learning, a </w:t>
      </w:r>
      <w:proofErr w:type="spellStart"/>
      <w:r>
        <w:t>PositionEmbeddingEncoder</w:t>
      </w:r>
      <w:proofErr w:type="spellEnd"/>
      <w:r>
        <w:t xml:space="preserve"> maps the agent’s current flat cell index (0–24, for the 5×5 grid) to a 32-dimensional trainable vector via a direct lookup table with 25 entries. This component is not a VQ layer</w:t>
      </w:r>
      <w:r w:rsidR="00BB6129">
        <w:t xml:space="preserve">, </w:t>
      </w:r>
      <w:r>
        <w:t xml:space="preserve">the position space is already discrete, so quantization is unnecessary. The full policy input for the OC-All-Disc condition concatenates all four components: </w:t>
      </w:r>
      <w:proofErr w:type="spellStart"/>
      <w:r>
        <w:t>e_agent</w:t>
      </w:r>
      <w:proofErr w:type="spellEnd"/>
      <w:r>
        <w:t xml:space="preserve"> (64-dim), </w:t>
      </w:r>
      <w:proofErr w:type="spellStart"/>
      <w:r>
        <w:t>e_key</w:t>
      </w:r>
      <w:proofErr w:type="spellEnd"/>
      <w:r>
        <w:t xml:space="preserve"> (64-dim), </w:t>
      </w:r>
      <w:proofErr w:type="spellStart"/>
      <w:r>
        <w:t>e_door</w:t>
      </w:r>
      <w:proofErr w:type="spellEnd"/>
      <w:r>
        <w:t xml:space="preserve"> (64-dim), and </w:t>
      </w:r>
      <w:proofErr w:type="spellStart"/>
      <w:r>
        <w:t>e_pos</w:t>
      </w:r>
      <w:proofErr w:type="spellEnd"/>
      <w:r>
        <w:t xml:space="preserve"> (32-dim), yielding a 224-dimensional vector that is fed to the policy network.</w:t>
      </w:r>
    </w:p>
    <w:p w14:paraId="2D06BDB8" w14:textId="77777777" w:rsidR="00000000" w:rsidRDefault="00000000">
      <w:pPr>
        <w:spacing w:after="80"/>
      </w:pPr>
    </w:p>
    <w:p w14:paraId="4E46E501" w14:textId="77777777" w:rsidR="00000000" w:rsidRDefault="00000000">
      <w:pPr>
        <w:spacing w:after="160" w:line="360" w:lineRule="auto"/>
      </w:pPr>
      <w:r>
        <w:t>The encoder also includes a reconstruction decoder that reconstructs all 49 cells from the concatenated VQ embeddings, as well as per-head auxiliary decoders for the key and door cells. These decoders are used only during pre-training and are discarded at policy-learning time. The reconstruction objective covers all three channels of each cell and serves as the sole training signal for the encoder.</w:t>
      </w:r>
    </w:p>
    <w:p w14:paraId="22DBD1D3" w14:textId="77777777" w:rsidR="00000000" w:rsidRDefault="00000000">
      <w:pPr>
        <w:spacing w:after="80"/>
      </w:pPr>
    </w:p>
    <w:p w14:paraId="684FFABF" w14:textId="77777777" w:rsidR="00000000" w:rsidRDefault="00000000">
      <w:pPr>
        <w:pStyle w:val="Heading2"/>
      </w:pPr>
      <w:r>
        <w:t>3.3 Encoder pre-training</w:t>
      </w:r>
    </w:p>
    <w:p w14:paraId="068FC8B1" w14:textId="77777777" w:rsidR="00000000" w:rsidRDefault="00000000">
      <w:pPr>
        <w:spacing w:after="80"/>
      </w:pPr>
    </w:p>
    <w:p w14:paraId="5E67D9E8" w14:textId="77777777" w:rsidR="00000000" w:rsidRDefault="00000000">
      <w:pPr>
        <w:spacing w:after="160" w:line="360" w:lineRule="auto"/>
      </w:pPr>
      <w:r>
        <w:t xml:space="preserve">The encoder is trained on the 59,697-observation random-policy dataset described in Section 3.1. The training objective is cross-entropy reconstruction loss summed over all 49 cells and all three channels per cell. No reward signal, environment labels, or task-specific information are used; any semantic alignment that emerges must result from the structure of the observations alone. The encoder is </w:t>
      </w:r>
      <w:proofErr w:type="spellStart"/>
      <w:r>
        <w:t>optimised</w:t>
      </w:r>
      <w:proofErr w:type="spellEnd"/>
      <w:r>
        <w:t xml:space="preserve"> with Adam (</w:t>
      </w:r>
      <w:proofErr w:type="spellStart"/>
      <w:r>
        <w:t>lr</w:t>
      </w:r>
      <w:proofErr w:type="spellEnd"/>
      <w:r>
        <w:t> = 3×10⁻³) for 80 epochs with a batch size of 128. EMA codebook updates and dead-code restart are applied at every forward pass as described in Section 3.2; no separate codebook warm-up phase is used.</w:t>
      </w:r>
    </w:p>
    <w:p w14:paraId="3BCE6F33" w14:textId="77777777" w:rsidR="00000000" w:rsidRDefault="00000000">
      <w:pPr>
        <w:spacing w:after="80"/>
      </w:pPr>
    </w:p>
    <w:p w14:paraId="45A31F42" w14:textId="73C20F41" w:rsidR="00000000" w:rsidRDefault="00000000">
      <w:pPr>
        <w:spacing w:after="160" w:line="360" w:lineRule="auto"/>
      </w:pPr>
      <w:r>
        <w:t>An initial prototype used gradient-based codebook updates (a learnable embedding layer updated by backpropagation) and a single CLS-token readout head with K = 32. This design suffered severe codebook collapse: after training, only 11 of 32 codes were active. The mechanism is a positive feedback loop characteristic of VQ training</w:t>
      </w:r>
      <w:r w:rsidR="00BB6129">
        <w:t xml:space="preserve">, </w:t>
      </w:r>
      <w:r>
        <w:t xml:space="preserve">popular codes attract more assignments, receive more gradient updates, and consequently become more central, while unused codes drift further from the encoder output distribution. The skewed </w:t>
      </w:r>
      <w:r>
        <w:lastRenderedPageBreak/>
        <w:t xml:space="preserve">distribution of random-policy observations (the agent occupies only a fraction of grid cells, and most episodes end without completing the task) exacerbated this effect. Switching to EMA updates increased active codes to </w:t>
      </w:r>
      <w:proofErr w:type="gramStart"/>
      <w:r>
        <w:t>57/64, and</w:t>
      </w:r>
      <w:proofErr w:type="gramEnd"/>
      <w:r>
        <w:t xml:space="preserve"> adopting the object-centric three-head design with per-head codebooks of sizes K = 64, 16</w:t>
      </w:r>
      <w:r>
        <w:t xml:space="preserve">, and 8 achieved full </w:t>
      </w:r>
      <w:proofErr w:type="spellStart"/>
      <w:r>
        <w:t>utilisation</w:t>
      </w:r>
      <w:proofErr w:type="spellEnd"/>
      <w:r>
        <w:t xml:space="preserve"> on the key and door heads (100% active) and 62% </w:t>
      </w:r>
      <w:proofErr w:type="spellStart"/>
      <w:r>
        <w:t>utilisation</w:t>
      </w:r>
      <w:proofErr w:type="spellEnd"/>
      <w:r>
        <w:t xml:space="preserve"> on the agent head. The full training history of this progression is detailed in Section 4.1; hyperparameters are listed in Appendix A.</w:t>
      </w:r>
    </w:p>
    <w:p w14:paraId="10FA4DBC" w14:textId="77777777" w:rsidR="00000000" w:rsidRDefault="00000000">
      <w:pPr>
        <w:spacing w:after="80"/>
      </w:pPr>
    </w:p>
    <w:p w14:paraId="7D8F0EA6" w14:textId="77777777" w:rsidR="00000000" w:rsidRDefault="00000000">
      <w:pPr>
        <w:pStyle w:val="Heading2"/>
      </w:pPr>
      <w:r>
        <w:t>3.4 Policy conditions</w:t>
      </w:r>
    </w:p>
    <w:p w14:paraId="770DC650" w14:textId="77777777" w:rsidR="00000000" w:rsidRDefault="00000000">
      <w:pPr>
        <w:spacing w:after="80"/>
      </w:pPr>
    </w:p>
    <w:p w14:paraId="3173D089" w14:textId="77777777" w:rsidR="00000000" w:rsidRDefault="00000000">
      <w:pPr>
        <w:spacing w:after="160" w:line="360" w:lineRule="auto"/>
      </w:pPr>
      <w:r>
        <w:t>This section describes the policy conditions evaluated in this study. Detailed hyperparameters for reproducibility are provided in Appendix A. Five conditions are compared in total, ranging from a raw-observation baseline to the proposed fully discrete representation. All conditions use the same PPO training configuration (Schulman et al., 2017) with a frozen encoder: the encoder weights are fixed after pre-training and are not updated during policy learning. The policy network is a two-hidden-layer MLP wit</w:t>
      </w:r>
      <w:r>
        <w:t xml:space="preserve">h architecture [64, 64] and </w:t>
      </w:r>
      <w:proofErr w:type="spellStart"/>
      <w:r>
        <w:t>ReLU</w:t>
      </w:r>
      <w:proofErr w:type="spellEnd"/>
      <w:r>
        <w:t xml:space="preserve"> activations. The five conditions are </w:t>
      </w:r>
      <w:proofErr w:type="spellStart"/>
      <w:r>
        <w:t>summarised</w:t>
      </w:r>
      <w:proofErr w:type="spellEnd"/>
      <w:r>
        <w:t xml:space="preserve"> in Table 1.</w:t>
      </w:r>
    </w:p>
    <w:p w14:paraId="0B161FF4" w14:textId="77777777" w:rsidR="00000000" w:rsidRDefault="00000000">
      <w:pPr>
        <w:spacing w:after="80"/>
      </w:pPr>
    </w:p>
    <w:p w14:paraId="47A94478" w14:textId="77777777" w:rsidR="00000000" w:rsidRDefault="00000000">
      <w:pPr>
        <w:spacing w:after="80" w:line="360" w:lineRule="auto"/>
      </w:pPr>
      <w:r>
        <w:rPr>
          <w:b/>
          <w:bCs/>
        </w:rPr>
        <w:t>Table 1. Policy conditions evaluated in this study.</w:t>
      </w:r>
    </w:p>
    <w:tbl>
      <w:tblPr>
        <w:tblW w:w="8026" w:type="dxa"/>
        <w:tblBorders>
          <w:top w:val="single" w:sz="4" w:space="0" w:color="999999"/>
          <w:left w:val="single" w:sz="4" w:space="0" w:color="999999"/>
          <w:bottom w:val="single" w:sz="4" w:space="0" w:color="999999"/>
          <w:right w:val="single" w:sz="4" w:space="0" w:color="999999"/>
        </w:tblBorders>
        <w:tblCellMar>
          <w:top w:w="60" w:type="dxa"/>
          <w:left w:w="120" w:type="dxa"/>
          <w:bottom w:w="60" w:type="dxa"/>
          <w:right w:w="120" w:type="dxa"/>
        </w:tblCellMar>
        <w:tblLook w:val="04A0" w:firstRow="1" w:lastRow="0" w:firstColumn="1" w:lastColumn="0" w:noHBand="0" w:noVBand="1"/>
      </w:tblPr>
      <w:tblGrid>
        <w:gridCol w:w="1675"/>
        <w:gridCol w:w="2730"/>
        <w:gridCol w:w="1362"/>
        <w:gridCol w:w="2259"/>
      </w:tblGrid>
      <w:tr w:rsidR="00082D5A" w14:paraId="13B595B5" w14:textId="77777777">
        <w:tc>
          <w:tcPr>
            <w:tcW w:w="17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193C7FEA" w14:textId="77777777" w:rsidR="00082D5A" w:rsidRDefault="00000000">
            <w:pPr>
              <w:spacing w:after="40"/>
            </w:pPr>
            <w:r>
              <w:rPr>
                <w:b/>
                <w:bCs/>
                <w:sz w:val="20"/>
                <w:szCs w:val="20"/>
              </w:rPr>
              <w:t>Condition</w:t>
            </w:r>
          </w:p>
        </w:tc>
        <w:tc>
          <w:tcPr>
            <w:tcW w:w="28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4103EF20" w14:textId="77777777" w:rsidR="00082D5A" w:rsidRDefault="00000000">
            <w:pPr>
              <w:spacing w:after="40"/>
            </w:pPr>
            <w:r>
              <w:rPr>
                <w:b/>
                <w:bCs/>
                <w:sz w:val="20"/>
                <w:szCs w:val="20"/>
              </w:rPr>
              <w:t>Input description</w:t>
            </w:r>
          </w:p>
        </w:tc>
        <w:tc>
          <w:tcPr>
            <w:tcW w:w="12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4EF98487" w14:textId="77777777" w:rsidR="00082D5A" w:rsidRDefault="00000000">
            <w:pPr>
              <w:spacing w:after="40"/>
            </w:pPr>
            <w:proofErr w:type="spellStart"/>
            <w:r>
              <w:rPr>
                <w:b/>
                <w:bCs/>
                <w:sz w:val="20"/>
                <w:szCs w:val="20"/>
              </w:rPr>
              <w:t>features_dim</w:t>
            </w:r>
            <w:proofErr w:type="spellEnd"/>
          </w:p>
        </w:tc>
        <w:tc>
          <w:tcPr>
            <w:tcW w:w="2326"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555E0A14" w14:textId="77777777" w:rsidR="00082D5A" w:rsidRDefault="00000000">
            <w:pPr>
              <w:spacing w:after="40"/>
            </w:pPr>
            <w:r>
              <w:rPr>
                <w:b/>
                <w:bCs/>
                <w:sz w:val="20"/>
                <w:szCs w:val="20"/>
              </w:rPr>
              <w:t>Notes</w:t>
            </w:r>
          </w:p>
        </w:tc>
      </w:tr>
      <w:tr w:rsidR="00082D5A" w14:paraId="4FEF88C9"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83CFE92" w14:textId="77777777" w:rsidR="00082D5A" w:rsidRDefault="00000000">
            <w:pPr>
              <w:spacing w:after="40"/>
            </w:pPr>
            <w:r>
              <w:rPr>
                <w:sz w:val="20"/>
                <w:szCs w:val="20"/>
              </w:rPr>
              <w:t>Raw observations</w:t>
            </w:r>
          </w:p>
        </w:tc>
        <w:tc>
          <w:tcPr>
            <w:tcW w:w="2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6FEFB43" w14:textId="77777777" w:rsidR="00082D5A" w:rsidRDefault="00000000">
            <w:pPr>
              <w:spacing w:after="40"/>
            </w:pPr>
            <w:r>
              <w:rPr>
                <w:sz w:val="20"/>
                <w:szCs w:val="20"/>
              </w:rPr>
              <w:t>Flattened 7×7×3 observation (integers)</w:t>
            </w:r>
          </w:p>
        </w:tc>
        <w:tc>
          <w:tcPr>
            <w:tcW w:w="1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EF9F31C" w14:textId="77777777" w:rsidR="00082D5A" w:rsidRDefault="00000000">
            <w:pPr>
              <w:spacing w:after="40"/>
            </w:pPr>
            <w:r>
              <w:rPr>
                <w:sz w:val="20"/>
                <w:szCs w:val="20"/>
              </w:rPr>
              <w:t>147</w:t>
            </w:r>
          </w:p>
        </w:tc>
        <w:tc>
          <w:tcPr>
            <w:tcW w:w="23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5F054BB" w14:textId="77777777" w:rsidR="00082D5A" w:rsidRDefault="00000000">
            <w:pPr>
              <w:spacing w:after="40"/>
            </w:pPr>
            <w:r>
              <w:rPr>
                <w:sz w:val="20"/>
                <w:szCs w:val="20"/>
              </w:rPr>
              <w:t>Upper-bound baseline</w:t>
            </w:r>
          </w:p>
        </w:tc>
      </w:tr>
      <w:tr w:rsidR="00082D5A" w14:paraId="7729D717"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35F74B7" w14:textId="77777777" w:rsidR="00082D5A" w:rsidRDefault="00000000">
            <w:pPr>
              <w:spacing w:after="40"/>
            </w:pPr>
            <w:r>
              <w:rPr>
                <w:sz w:val="20"/>
                <w:szCs w:val="20"/>
              </w:rPr>
              <w:t>OC-Agent</w:t>
            </w:r>
          </w:p>
        </w:tc>
        <w:tc>
          <w:tcPr>
            <w:tcW w:w="2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00D6752" w14:textId="77777777" w:rsidR="00082D5A" w:rsidRDefault="00000000">
            <w:pPr>
              <w:spacing w:after="40"/>
            </w:pPr>
            <w:r>
              <w:rPr>
                <w:sz w:val="20"/>
                <w:szCs w:val="20"/>
              </w:rPr>
              <w:t>CLS-token VQ embedding only (</w:t>
            </w:r>
            <w:proofErr w:type="spellStart"/>
            <w:r>
              <w:rPr>
                <w:sz w:val="20"/>
                <w:szCs w:val="20"/>
              </w:rPr>
              <w:t>e_agent</w:t>
            </w:r>
            <w:proofErr w:type="spellEnd"/>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D41A2A2" w14:textId="77777777" w:rsidR="00082D5A" w:rsidRDefault="00000000">
            <w:pPr>
              <w:spacing w:after="40"/>
            </w:pPr>
            <w:r>
              <w:rPr>
                <w:sz w:val="20"/>
                <w:szCs w:val="20"/>
              </w:rPr>
              <w:t>64</w:t>
            </w:r>
          </w:p>
        </w:tc>
        <w:tc>
          <w:tcPr>
            <w:tcW w:w="23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A0905A1" w14:textId="77777777" w:rsidR="00082D5A" w:rsidRDefault="00000000">
            <w:pPr>
              <w:spacing w:after="40"/>
            </w:pPr>
            <w:r>
              <w:rPr>
                <w:sz w:val="20"/>
                <w:szCs w:val="20"/>
              </w:rPr>
              <w:t>Ablation: no spatial or object context</w:t>
            </w:r>
          </w:p>
        </w:tc>
      </w:tr>
      <w:tr w:rsidR="00082D5A" w14:paraId="517A3A49"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B2D72E3" w14:textId="77777777" w:rsidR="00082D5A" w:rsidRDefault="00000000">
            <w:pPr>
              <w:spacing w:after="40"/>
            </w:pPr>
            <w:r>
              <w:rPr>
                <w:sz w:val="20"/>
                <w:szCs w:val="20"/>
              </w:rPr>
              <w:t>OC-All</w:t>
            </w:r>
          </w:p>
        </w:tc>
        <w:tc>
          <w:tcPr>
            <w:tcW w:w="2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99D26BD" w14:textId="77777777" w:rsidR="00082D5A" w:rsidRDefault="00000000">
            <w:pPr>
              <w:spacing w:after="40"/>
            </w:pPr>
            <w:proofErr w:type="spellStart"/>
            <w:proofErr w:type="gramStart"/>
            <w:r>
              <w:rPr>
                <w:sz w:val="20"/>
                <w:szCs w:val="20"/>
              </w:rPr>
              <w:t>Concat</w:t>
            </w:r>
            <w:proofErr w:type="spellEnd"/>
            <w:r>
              <w:rPr>
                <w:sz w:val="20"/>
                <w:szCs w:val="20"/>
              </w:rPr>
              <w:t>[</w:t>
            </w:r>
            <w:proofErr w:type="spellStart"/>
            <w:proofErr w:type="gramEnd"/>
            <w:r>
              <w:rPr>
                <w:sz w:val="20"/>
                <w:szCs w:val="20"/>
              </w:rPr>
              <w:t>e_agent</w:t>
            </w:r>
            <w:proofErr w:type="spellEnd"/>
            <w:r>
              <w:rPr>
                <w:sz w:val="20"/>
                <w:szCs w:val="20"/>
              </w:rPr>
              <w:t xml:space="preserve">, </w:t>
            </w:r>
            <w:proofErr w:type="spellStart"/>
            <w:r>
              <w:rPr>
                <w:sz w:val="20"/>
                <w:szCs w:val="20"/>
              </w:rPr>
              <w:t>e_key</w:t>
            </w:r>
            <w:proofErr w:type="spellEnd"/>
            <w:r>
              <w:rPr>
                <w:sz w:val="20"/>
                <w:szCs w:val="20"/>
              </w:rPr>
              <w:t xml:space="preserve">, </w:t>
            </w:r>
            <w:proofErr w:type="spellStart"/>
            <w:r>
              <w:rPr>
                <w:sz w:val="20"/>
                <w:szCs w:val="20"/>
              </w:rPr>
              <w:t>e_door</w:t>
            </w:r>
            <w:proofErr w:type="spellEnd"/>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E3E3F2" w14:textId="77777777" w:rsidR="00082D5A" w:rsidRDefault="00000000">
            <w:pPr>
              <w:spacing w:after="40"/>
            </w:pPr>
            <w:r>
              <w:rPr>
                <w:sz w:val="20"/>
                <w:szCs w:val="20"/>
              </w:rPr>
              <w:t>192</w:t>
            </w:r>
          </w:p>
        </w:tc>
        <w:tc>
          <w:tcPr>
            <w:tcW w:w="23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DAC991A" w14:textId="77777777" w:rsidR="00082D5A" w:rsidRDefault="00000000">
            <w:pPr>
              <w:spacing w:after="40"/>
            </w:pPr>
            <w:r>
              <w:rPr>
                <w:sz w:val="20"/>
                <w:szCs w:val="20"/>
              </w:rPr>
              <w:t>Three semantic tokens, no position</w:t>
            </w:r>
          </w:p>
        </w:tc>
      </w:tr>
      <w:tr w:rsidR="00082D5A" w14:paraId="5185C7FF"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1AD311" w14:textId="77777777" w:rsidR="00082D5A" w:rsidRDefault="00000000">
            <w:pPr>
              <w:spacing w:after="40"/>
            </w:pPr>
            <w:proofErr w:type="spellStart"/>
            <w:r>
              <w:rPr>
                <w:sz w:val="20"/>
                <w:szCs w:val="20"/>
              </w:rPr>
              <w:t>OC-All+Pos</w:t>
            </w:r>
            <w:proofErr w:type="spellEnd"/>
          </w:p>
        </w:tc>
        <w:tc>
          <w:tcPr>
            <w:tcW w:w="2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5201721" w14:textId="77777777" w:rsidR="00082D5A" w:rsidRDefault="00000000">
            <w:pPr>
              <w:spacing w:after="40"/>
            </w:pPr>
            <w:proofErr w:type="spellStart"/>
            <w:proofErr w:type="gramStart"/>
            <w:r>
              <w:rPr>
                <w:sz w:val="20"/>
                <w:szCs w:val="20"/>
              </w:rPr>
              <w:t>Concat</w:t>
            </w:r>
            <w:proofErr w:type="spellEnd"/>
            <w:r>
              <w:rPr>
                <w:sz w:val="20"/>
                <w:szCs w:val="20"/>
              </w:rPr>
              <w:t>[</w:t>
            </w:r>
            <w:proofErr w:type="spellStart"/>
            <w:proofErr w:type="gramEnd"/>
            <w:r>
              <w:rPr>
                <w:sz w:val="20"/>
                <w:szCs w:val="20"/>
              </w:rPr>
              <w:t>e_agent</w:t>
            </w:r>
            <w:proofErr w:type="spellEnd"/>
            <w:r>
              <w:rPr>
                <w:sz w:val="20"/>
                <w:szCs w:val="20"/>
              </w:rPr>
              <w:t xml:space="preserve">, </w:t>
            </w:r>
            <w:proofErr w:type="spellStart"/>
            <w:r>
              <w:rPr>
                <w:sz w:val="20"/>
                <w:szCs w:val="20"/>
              </w:rPr>
              <w:t>e_key</w:t>
            </w:r>
            <w:proofErr w:type="spellEnd"/>
            <w:r>
              <w:rPr>
                <w:sz w:val="20"/>
                <w:szCs w:val="20"/>
              </w:rPr>
              <w:t xml:space="preserve">, </w:t>
            </w:r>
            <w:proofErr w:type="spellStart"/>
            <w:r>
              <w:rPr>
                <w:sz w:val="20"/>
                <w:szCs w:val="20"/>
              </w:rPr>
              <w:t>e_door</w:t>
            </w:r>
            <w:proofErr w:type="spellEnd"/>
            <w:r>
              <w:rPr>
                <w:sz w:val="20"/>
                <w:szCs w:val="20"/>
              </w:rPr>
              <w:t xml:space="preserve">, </w:t>
            </w:r>
            <w:proofErr w:type="spellStart"/>
            <w:r>
              <w:rPr>
                <w:sz w:val="20"/>
                <w:szCs w:val="20"/>
              </w:rPr>
              <w:t>raw_xy</w:t>
            </w:r>
            <w:proofErr w:type="spellEnd"/>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B2432AA" w14:textId="77777777" w:rsidR="00082D5A" w:rsidRDefault="00000000">
            <w:pPr>
              <w:spacing w:after="40"/>
            </w:pPr>
            <w:r>
              <w:rPr>
                <w:sz w:val="20"/>
                <w:szCs w:val="20"/>
              </w:rPr>
              <w:t>194</w:t>
            </w:r>
          </w:p>
        </w:tc>
        <w:tc>
          <w:tcPr>
            <w:tcW w:w="23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6B89054" w14:textId="77777777" w:rsidR="00082D5A" w:rsidRDefault="00000000">
            <w:pPr>
              <w:spacing w:after="40"/>
            </w:pPr>
            <w:r>
              <w:rPr>
                <w:sz w:val="20"/>
                <w:szCs w:val="20"/>
              </w:rPr>
              <w:t>Oracle diagnostic: float (x, y) position appended</w:t>
            </w:r>
          </w:p>
        </w:tc>
      </w:tr>
      <w:tr w:rsidR="00082D5A" w14:paraId="410A85B5"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456678B" w14:textId="77777777" w:rsidR="00082D5A" w:rsidRDefault="00000000">
            <w:pPr>
              <w:spacing w:after="40"/>
            </w:pPr>
            <w:r>
              <w:rPr>
                <w:sz w:val="20"/>
                <w:szCs w:val="20"/>
              </w:rPr>
              <w:t>OC-All-Disc</w:t>
            </w:r>
          </w:p>
        </w:tc>
        <w:tc>
          <w:tcPr>
            <w:tcW w:w="28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1CEF42C" w14:textId="77777777" w:rsidR="00082D5A" w:rsidRDefault="00000000">
            <w:pPr>
              <w:spacing w:after="40"/>
            </w:pPr>
            <w:proofErr w:type="spellStart"/>
            <w:proofErr w:type="gramStart"/>
            <w:r>
              <w:rPr>
                <w:sz w:val="20"/>
                <w:szCs w:val="20"/>
              </w:rPr>
              <w:t>Concat</w:t>
            </w:r>
            <w:proofErr w:type="spellEnd"/>
            <w:r>
              <w:rPr>
                <w:sz w:val="20"/>
                <w:szCs w:val="20"/>
              </w:rPr>
              <w:t>[</w:t>
            </w:r>
            <w:proofErr w:type="spellStart"/>
            <w:proofErr w:type="gramEnd"/>
            <w:r>
              <w:rPr>
                <w:sz w:val="20"/>
                <w:szCs w:val="20"/>
              </w:rPr>
              <w:t>e_agent</w:t>
            </w:r>
            <w:proofErr w:type="spellEnd"/>
            <w:r>
              <w:rPr>
                <w:sz w:val="20"/>
                <w:szCs w:val="20"/>
              </w:rPr>
              <w:t xml:space="preserve">, </w:t>
            </w:r>
            <w:proofErr w:type="spellStart"/>
            <w:r>
              <w:rPr>
                <w:sz w:val="20"/>
                <w:szCs w:val="20"/>
              </w:rPr>
              <w:t>e_key</w:t>
            </w:r>
            <w:proofErr w:type="spellEnd"/>
            <w:r>
              <w:rPr>
                <w:sz w:val="20"/>
                <w:szCs w:val="20"/>
              </w:rPr>
              <w:t xml:space="preserve">, </w:t>
            </w:r>
            <w:proofErr w:type="spellStart"/>
            <w:r>
              <w:rPr>
                <w:sz w:val="20"/>
                <w:szCs w:val="20"/>
              </w:rPr>
              <w:t>e_door</w:t>
            </w:r>
            <w:proofErr w:type="spellEnd"/>
            <w:r>
              <w:rPr>
                <w:sz w:val="20"/>
                <w:szCs w:val="20"/>
              </w:rPr>
              <w:t xml:space="preserve">, </w:t>
            </w:r>
            <w:proofErr w:type="spellStart"/>
            <w:r>
              <w:rPr>
                <w:sz w:val="20"/>
                <w:szCs w:val="20"/>
              </w:rPr>
              <w:t>e_pos</w:t>
            </w:r>
            <w:proofErr w:type="spellEnd"/>
            <w:r>
              <w:rPr>
                <w:sz w:val="20"/>
                <w:szCs w:val="20"/>
              </w:rPr>
              <w:t>]</w:t>
            </w:r>
          </w:p>
        </w:tc>
        <w:tc>
          <w:tcPr>
            <w:tcW w:w="12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B7A0A10" w14:textId="77777777" w:rsidR="00082D5A" w:rsidRDefault="00000000">
            <w:pPr>
              <w:spacing w:after="40"/>
            </w:pPr>
            <w:r>
              <w:rPr>
                <w:sz w:val="20"/>
                <w:szCs w:val="20"/>
              </w:rPr>
              <w:t>224</w:t>
            </w:r>
          </w:p>
        </w:tc>
        <w:tc>
          <w:tcPr>
            <w:tcW w:w="23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3E0C5A0" w14:textId="77777777" w:rsidR="00082D5A" w:rsidRDefault="00000000">
            <w:pPr>
              <w:spacing w:after="40"/>
            </w:pPr>
            <w:r>
              <w:rPr>
                <w:sz w:val="20"/>
                <w:szCs w:val="20"/>
              </w:rPr>
              <w:t>Proposed method: fully discrete position embedding</w:t>
            </w:r>
          </w:p>
        </w:tc>
      </w:tr>
    </w:tbl>
    <w:p w14:paraId="2686DDA0" w14:textId="77777777" w:rsidR="00000000" w:rsidRDefault="00000000">
      <w:pPr>
        <w:spacing w:after="80"/>
      </w:pPr>
    </w:p>
    <w:p w14:paraId="6B29EE99" w14:textId="77777777" w:rsidR="00000000" w:rsidRDefault="00000000">
      <w:pPr>
        <w:spacing w:after="160" w:line="360" w:lineRule="auto"/>
      </w:pPr>
      <w:r>
        <w:t xml:space="preserve">The Raw observations condition provides a strong baseline against which all encoder-based conditions are compared. It receives the full egocentric observation flattened to a 147-dimensional integer vector and imposes no representational bottleneck. OC-Agent is an ablation isolating the contribution of the agent’s CLS token alone, testing whether a single </w:t>
      </w:r>
      <w:r>
        <w:lastRenderedPageBreak/>
        <w:t xml:space="preserve">semantic token is sufficient for policy learning. OC-All provides three factored semantic tokens without any positional information, testing whether semantic alignment alone is sufficient. </w:t>
      </w:r>
      <w:proofErr w:type="spellStart"/>
      <w:r>
        <w:t>OC-All+Pos</w:t>
      </w:r>
      <w:proofErr w:type="spellEnd"/>
      <w:r>
        <w:t xml:space="preserve"> is an oracle diagnostic condition in which the agent’s ground-truth (x, y) grid position is appended as two additional float values; it is not a proposed method but a controlled ablation to quantify how much of the performance gap is attributable to missing spatial information. OC-All-Disc is the proposed metho</w:t>
      </w:r>
      <w:r>
        <w:t>d, replacing the oracle float position with the pre-trained 32-dimensional position embedding, making the entire input representation discrete.</w:t>
      </w:r>
    </w:p>
    <w:p w14:paraId="517744D7" w14:textId="77777777" w:rsidR="00000000" w:rsidRDefault="00000000">
      <w:pPr>
        <w:spacing w:after="80"/>
      </w:pPr>
    </w:p>
    <w:p w14:paraId="502BA7BD" w14:textId="77777777" w:rsidR="00000000" w:rsidRDefault="00000000">
      <w:pPr>
        <w:pStyle w:val="Heading2"/>
      </w:pPr>
      <w:r>
        <w:t>3.5 Evaluation</w:t>
      </w:r>
    </w:p>
    <w:p w14:paraId="72567B97" w14:textId="77777777" w:rsidR="00000000" w:rsidRDefault="00000000">
      <w:pPr>
        <w:spacing w:after="80"/>
      </w:pPr>
    </w:p>
    <w:p w14:paraId="6F4C6960" w14:textId="77777777" w:rsidR="00000000" w:rsidRDefault="00000000">
      <w:pPr>
        <w:spacing w:after="160" w:line="360" w:lineRule="auto"/>
      </w:pPr>
      <w:r>
        <w:t>Three evaluation protocols are used, corresponding to the three sub-components of the experimental design: codebook quality, semantic alignment, and policy learning.</w:t>
      </w:r>
    </w:p>
    <w:p w14:paraId="2F4A0E78" w14:textId="77777777" w:rsidR="00000000" w:rsidRDefault="00000000">
      <w:pPr>
        <w:spacing w:after="80"/>
      </w:pPr>
    </w:p>
    <w:p w14:paraId="4AE6ACDF" w14:textId="77777777" w:rsidR="00000000" w:rsidRDefault="00000000">
      <w:pPr>
        <w:spacing w:after="160" w:line="360" w:lineRule="auto"/>
      </w:pPr>
      <w:r>
        <w:t xml:space="preserve">Codebook quality is assessed using two metrics computed over the encoder’s training dataset. Active code count reports the number of codebook entries that are assigned to at least one observation in the dataset; entries with zero assignments are considered collapsed and inactive. Perplexity is computed as exp(H), where H is the entropy of the empirical per-code usage distribution; a perplexity equal to K indicates that all K codes are used with equal frequency, while a low perplexity indicates that a small </w:t>
      </w:r>
      <w:r>
        <w:t>subset of codes dominates. These metrics capture whether the codebook uses its representational capacity efficiently and whether the distribution of encodings is well-spread across the vocabulary.</w:t>
      </w:r>
    </w:p>
    <w:p w14:paraId="199CE996" w14:textId="77777777" w:rsidR="00000000" w:rsidRDefault="00000000">
      <w:pPr>
        <w:spacing w:after="80"/>
      </w:pPr>
    </w:p>
    <w:p w14:paraId="5B2F68F8" w14:textId="77777777" w:rsidR="00000000" w:rsidRDefault="00000000">
      <w:pPr>
        <w:spacing w:after="160" w:line="360" w:lineRule="auto"/>
      </w:pPr>
      <w:r>
        <w:t>Semantic alignment is evaluated using logistic regression probes (Alain &amp; Bengio, 2017). For each VQ head, the one-hot token index (a K-dimensional binary vector) is used as the feature for a logistic regression classifier predicting each of the three binary ground-truth labels (</w:t>
      </w:r>
      <w:proofErr w:type="spellStart"/>
      <w:r>
        <w:t>door_open</w:t>
      </w:r>
      <w:proofErr w:type="spellEnd"/>
      <w:r>
        <w:t xml:space="preserve">, </w:t>
      </w:r>
      <w:proofErr w:type="spellStart"/>
      <w:r>
        <w:t>door_locked</w:t>
      </w:r>
      <w:proofErr w:type="spellEnd"/>
      <w:r>
        <w:t xml:space="preserve">, </w:t>
      </w:r>
      <w:proofErr w:type="spellStart"/>
      <w:r>
        <w:t>carrying_key</w:t>
      </w:r>
      <w:proofErr w:type="spellEnd"/>
      <w:r>
        <w:t>). Probes are fit on an 80% training split and evaluated on the remaining 20%. Accuracy is compared against a majority-class baseline, which always predicts the most common label value. A probe accuracy substantially above the majority baseline indicates that the token assignments carry information about the corresponding semantic concept. In addition to per-head probes, a combined probe is fit on the concatenation of all three heads’ one-hot encodings. Per-token purity i</w:t>
      </w:r>
      <w:r>
        <w:t xml:space="preserve">s computed as </w:t>
      </w:r>
      <w:proofErr w:type="gramStart"/>
      <w:r>
        <w:lastRenderedPageBreak/>
        <w:t>P(</w:t>
      </w:r>
      <w:proofErr w:type="gramEnd"/>
      <w:r>
        <w:t>label = True | token = k) for each code k, identifying individual codes that act as hard semantic indicators.</w:t>
      </w:r>
    </w:p>
    <w:p w14:paraId="09E72EE9" w14:textId="77777777" w:rsidR="00000000" w:rsidRDefault="00000000">
      <w:pPr>
        <w:spacing w:after="80"/>
      </w:pPr>
    </w:p>
    <w:p w14:paraId="06DD92CC" w14:textId="77777777" w:rsidR="00000000" w:rsidRDefault="00000000">
      <w:pPr>
        <w:spacing w:after="160" w:line="360" w:lineRule="auto"/>
      </w:pPr>
      <w:r>
        <w:t>Policy learning performance is measured as mean episodic return, averaged across 10 deterministic evaluation episodes run every 5,000 environment steps. Training proceeds for 200,000 total environment steps with PPO (Schulman et al., 2017). Experiments are repeated across 5 independent random seeds. Results are reported as the mean ± standard deviation of the final evaluation return across seeds, alongside the mean peak return per seed (the maximum evaluation return achieved by each seed over the full train</w:t>
      </w:r>
      <w:r>
        <w:t>ing run) and the bootstrap rate (the proportion of seeds that achieve a mean return above 0.5 at any point during training). Learning curves are presented as a function of environment steps, averaged across seeds with shaded standard-deviation bands.</w:t>
      </w:r>
    </w:p>
    <w:p w14:paraId="55A446CC" w14:textId="77777777" w:rsidR="00000000" w:rsidRDefault="00000000">
      <w:pPr>
        <w:spacing w:after="80"/>
      </w:pPr>
    </w:p>
    <w:p w14:paraId="59717CFA" w14:textId="77777777" w:rsidR="00EE11D1" w:rsidRDefault="00000000">
      <w:r>
        <w:br w:type="page"/>
      </w:r>
    </w:p>
    <w:p w14:paraId="71D455B0" w14:textId="77777777" w:rsidR="00EE11D1" w:rsidRDefault="00000000">
      <w:pPr>
        <w:pStyle w:val="Heading1"/>
      </w:pPr>
      <w:r>
        <w:lastRenderedPageBreak/>
        <w:t>4. Results</w:t>
      </w:r>
    </w:p>
    <w:p w14:paraId="79E83D17" w14:textId="77777777" w:rsidR="00EE11D1" w:rsidRDefault="00EE11D1">
      <w:pPr>
        <w:spacing w:after="80"/>
      </w:pPr>
    </w:p>
    <w:p w14:paraId="5D7C9ACF" w14:textId="77777777" w:rsidR="00EE11D1" w:rsidRDefault="00000000">
      <w:pPr>
        <w:pStyle w:val="Heading2"/>
      </w:pPr>
      <w:r>
        <w:t>4.1 Encoder pre-training</w:t>
      </w:r>
    </w:p>
    <w:p w14:paraId="1E2BC547" w14:textId="77777777" w:rsidR="00000000" w:rsidRDefault="00000000">
      <w:pPr>
        <w:spacing w:after="80"/>
      </w:pPr>
    </w:p>
    <w:p w14:paraId="63F3E745" w14:textId="77777777" w:rsidR="00000000" w:rsidRDefault="00000000">
      <w:pPr>
        <w:spacing w:after="160" w:line="360" w:lineRule="auto"/>
      </w:pPr>
      <w:r>
        <w:t xml:space="preserve">The object-centric encoder was trained for 80 epochs on the 59,697-observation dataset. Reconstruction loss converged across all heads, indicating that the Transformer backbone successfully learned to represent the observation content. Table 2 </w:t>
      </w:r>
      <w:proofErr w:type="spellStart"/>
      <w:r>
        <w:t>summarises</w:t>
      </w:r>
      <w:proofErr w:type="spellEnd"/>
      <w:r>
        <w:t xml:space="preserve"> codebook </w:t>
      </w:r>
      <w:proofErr w:type="spellStart"/>
      <w:r>
        <w:t>utilisation</w:t>
      </w:r>
      <w:proofErr w:type="spellEnd"/>
      <w:r>
        <w:t xml:space="preserve"> for the final encoder.</w:t>
      </w:r>
    </w:p>
    <w:p w14:paraId="260AAA26" w14:textId="77777777" w:rsidR="00000000" w:rsidRDefault="00000000">
      <w:pPr>
        <w:spacing w:after="80"/>
      </w:pPr>
    </w:p>
    <w:p w14:paraId="7F1BBD26" w14:textId="77777777" w:rsidR="00000000" w:rsidRDefault="00000000">
      <w:pPr>
        <w:spacing w:after="80" w:line="360" w:lineRule="auto"/>
      </w:pPr>
      <w:r>
        <w:rPr>
          <w:b/>
          <w:bCs/>
        </w:rPr>
        <w:t xml:space="preserve">Table 2. Codebook </w:t>
      </w:r>
      <w:proofErr w:type="spellStart"/>
      <w:r>
        <w:rPr>
          <w:b/>
          <w:bCs/>
        </w:rPr>
        <w:t>utilisation</w:t>
      </w:r>
      <w:proofErr w:type="spellEnd"/>
      <w:r>
        <w:rPr>
          <w:b/>
          <w:bCs/>
        </w:rPr>
        <w:t xml:space="preserve"> after 80 epochs of encoder pre-training.</w:t>
      </w:r>
    </w:p>
    <w:tbl>
      <w:tblPr>
        <w:tblW w:w="8026" w:type="dxa"/>
        <w:tblBorders>
          <w:top w:val="single" w:sz="4" w:space="0" w:color="999999"/>
          <w:left w:val="single" w:sz="4" w:space="0" w:color="999999"/>
          <w:bottom w:val="single" w:sz="4" w:space="0" w:color="999999"/>
          <w:right w:val="single" w:sz="4" w:space="0" w:color="999999"/>
        </w:tblBorders>
        <w:tblCellMar>
          <w:top w:w="60" w:type="dxa"/>
          <w:left w:w="120" w:type="dxa"/>
          <w:bottom w:w="60" w:type="dxa"/>
          <w:right w:w="120" w:type="dxa"/>
        </w:tblCellMar>
        <w:tblLook w:val="04A0" w:firstRow="1" w:lastRow="0" w:firstColumn="1" w:lastColumn="0" w:noHBand="0" w:noVBand="1"/>
      </w:tblPr>
      <w:tblGrid>
        <w:gridCol w:w="2000"/>
        <w:gridCol w:w="1600"/>
        <w:gridCol w:w="1400"/>
        <w:gridCol w:w="1000"/>
        <w:gridCol w:w="2026"/>
      </w:tblGrid>
      <w:tr w:rsidR="00082D5A" w14:paraId="48E501C1" w14:textId="77777777">
        <w:tc>
          <w:tcPr>
            <w:tcW w:w="20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4BB850E3" w14:textId="77777777" w:rsidR="00082D5A" w:rsidRDefault="00000000">
            <w:pPr>
              <w:spacing w:after="40"/>
            </w:pPr>
            <w:r>
              <w:rPr>
                <w:b/>
                <w:bCs/>
                <w:sz w:val="20"/>
                <w:szCs w:val="20"/>
              </w:rPr>
              <w:t>VQ Head</w:t>
            </w:r>
          </w:p>
        </w:tc>
        <w:tc>
          <w:tcPr>
            <w:tcW w:w="16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7903F006" w14:textId="77777777" w:rsidR="00082D5A" w:rsidRDefault="00000000">
            <w:pPr>
              <w:spacing w:after="40"/>
            </w:pPr>
            <w:r>
              <w:rPr>
                <w:b/>
                <w:bCs/>
                <w:sz w:val="20"/>
                <w:szCs w:val="20"/>
              </w:rPr>
              <w:t>K (codebook size)</w:t>
            </w:r>
          </w:p>
        </w:tc>
        <w:tc>
          <w:tcPr>
            <w:tcW w:w="14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271C1509" w14:textId="77777777" w:rsidR="00082D5A" w:rsidRDefault="00000000">
            <w:pPr>
              <w:spacing w:after="40"/>
            </w:pPr>
            <w:r>
              <w:rPr>
                <w:b/>
                <w:bCs/>
                <w:sz w:val="20"/>
                <w:szCs w:val="20"/>
              </w:rPr>
              <w:t>Active codes</w:t>
            </w:r>
          </w:p>
        </w:tc>
        <w:tc>
          <w:tcPr>
            <w:tcW w:w="10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7B5FC1AC" w14:textId="77777777" w:rsidR="00082D5A" w:rsidRDefault="00000000">
            <w:pPr>
              <w:spacing w:after="40"/>
            </w:pPr>
            <w:r>
              <w:rPr>
                <w:b/>
                <w:bCs/>
                <w:sz w:val="20"/>
                <w:szCs w:val="20"/>
              </w:rPr>
              <w:t>% active</w:t>
            </w:r>
          </w:p>
        </w:tc>
        <w:tc>
          <w:tcPr>
            <w:tcW w:w="2026"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2395E7A9" w14:textId="77777777" w:rsidR="00082D5A" w:rsidRDefault="00000000">
            <w:pPr>
              <w:spacing w:after="40"/>
            </w:pPr>
            <w:r>
              <w:rPr>
                <w:b/>
                <w:bCs/>
                <w:sz w:val="20"/>
                <w:szCs w:val="20"/>
              </w:rPr>
              <w:t>Perplexity</w:t>
            </w:r>
          </w:p>
        </w:tc>
      </w:tr>
      <w:tr w:rsidR="00082D5A" w14:paraId="18BDF7C5"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4812E45" w14:textId="77777777" w:rsidR="00082D5A" w:rsidRDefault="00000000">
            <w:pPr>
              <w:spacing w:after="40"/>
            </w:pPr>
            <w:r>
              <w:rPr>
                <w:sz w:val="20"/>
                <w:szCs w:val="20"/>
              </w:rPr>
              <w:t>Agent (CLS token)</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AD8C8C9" w14:textId="77777777" w:rsidR="00082D5A" w:rsidRDefault="00000000">
            <w:pPr>
              <w:spacing w:after="40"/>
            </w:pPr>
            <w:r>
              <w:rPr>
                <w:sz w:val="20"/>
                <w:szCs w:val="20"/>
              </w:rPr>
              <w:t>64</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99B97F2" w14:textId="77777777" w:rsidR="00082D5A" w:rsidRDefault="00000000">
            <w:pPr>
              <w:spacing w:after="40"/>
            </w:pPr>
            <w:r>
              <w:rPr>
                <w:sz w:val="20"/>
                <w:szCs w:val="20"/>
              </w:rPr>
              <w:t>40</w:t>
            </w:r>
          </w:p>
        </w:tc>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120D8FC" w14:textId="77777777" w:rsidR="00082D5A" w:rsidRDefault="00000000">
            <w:pPr>
              <w:spacing w:after="40"/>
            </w:pPr>
            <w:r>
              <w:rPr>
                <w:sz w:val="20"/>
                <w:szCs w:val="20"/>
              </w:rPr>
              <w:t>62%</w:t>
            </w:r>
          </w:p>
        </w:tc>
        <w:tc>
          <w:tcPr>
            <w:tcW w:w="2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4310C9E" w14:textId="77777777" w:rsidR="00082D5A" w:rsidRDefault="00000000">
            <w:pPr>
              <w:spacing w:after="40"/>
            </w:pPr>
            <w:r>
              <w:rPr>
                <w:sz w:val="20"/>
                <w:szCs w:val="20"/>
              </w:rPr>
              <w:t>20.2</w:t>
            </w:r>
          </w:p>
        </w:tc>
      </w:tr>
      <w:tr w:rsidR="00082D5A" w14:paraId="0E4CB66F"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AD70979" w14:textId="77777777" w:rsidR="00082D5A" w:rsidRDefault="00000000">
            <w:pPr>
              <w:spacing w:after="40"/>
            </w:pPr>
            <w:r>
              <w:rPr>
                <w:sz w:val="20"/>
                <w:szCs w:val="20"/>
              </w:rPr>
              <w:t>Key (cell readout)</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69336AE" w14:textId="77777777" w:rsidR="00082D5A" w:rsidRDefault="00000000">
            <w:pPr>
              <w:spacing w:after="40"/>
            </w:pPr>
            <w:r>
              <w:rPr>
                <w:sz w:val="20"/>
                <w:szCs w:val="20"/>
              </w:rPr>
              <w:t>16</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8A5953D" w14:textId="77777777" w:rsidR="00082D5A" w:rsidRDefault="00000000">
            <w:pPr>
              <w:spacing w:after="40"/>
            </w:pPr>
            <w:r>
              <w:rPr>
                <w:sz w:val="20"/>
                <w:szCs w:val="20"/>
              </w:rPr>
              <w:t>16</w:t>
            </w:r>
          </w:p>
        </w:tc>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35B31CF" w14:textId="77777777" w:rsidR="00082D5A" w:rsidRDefault="00000000">
            <w:pPr>
              <w:spacing w:after="40"/>
            </w:pPr>
            <w:r>
              <w:rPr>
                <w:sz w:val="20"/>
                <w:szCs w:val="20"/>
              </w:rPr>
              <w:t>100%</w:t>
            </w:r>
          </w:p>
        </w:tc>
        <w:tc>
          <w:tcPr>
            <w:tcW w:w="2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C929436" w14:textId="77777777" w:rsidR="00082D5A" w:rsidRDefault="00000000">
            <w:pPr>
              <w:spacing w:after="40"/>
            </w:pPr>
            <w:r>
              <w:rPr>
                <w:sz w:val="20"/>
                <w:szCs w:val="20"/>
              </w:rPr>
              <w:t>11.5</w:t>
            </w:r>
          </w:p>
        </w:tc>
      </w:tr>
      <w:tr w:rsidR="00082D5A" w14:paraId="14DCFC9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FFF797F" w14:textId="77777777" w:rsidR="00082D5A" w:rsidRDefault="00000000">
            <w:pPr>
              <w:spacing w:after="40"/>
            </w:pPr>
            <w:r>
              <w:rPr>
                <w:sz w:val="20"/>
                <w:szCs w:val="20"/>
              </w:rPr>
              <w:t>Door (cell readout)</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6E4C750" w14:textId="77777777" w:rsidR="00082D5A" w:rsidRDefault="00000000">
            <w:pPr>
              <w:spacing w:after="40"/>
            </w:pPr>
            <w:r>
              <w:rPr>
                <w:sz w:val="20"/>
                <w:szCs w:val="20"/>
              </w:rPr>
              <w:t>8</w:t>
            </w:r>
          </w:p>
        </w:tc>
        <w:tc>
          <w:tcPr>
            <w:tcW w:w="14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1BF4186" w14:textId="77777777" w:rsidR="00082D5A" w:rsidRDefault="00000000">
            <w:pPr>
              <w:spacing w:after="40"/>
            </w:pPr>
            <w:r>
              <w:rPr>
                <w:sz w:val="20"/>
                <w:szCs w:val="20"/>
              </w:rPr>
              <w:t>8</w:t>
            </w:r>
          </w:p>
        </w:tc>
        <w:tc>
          <w:tcPr>
            <w:tcW w:w="1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1417616" w14:textId="77777777" w:rsidR="00082D5A" w:rsidRDefault="00000000">
            <w:pPr>
              <w:spacing w:after="40"/>
            </w:pPr>
            <w:r>
              <w:rPr>
                <w:sz w:val="20"/>
                <w:szCs w:val="20"/>
              </w:rPr>
              <w:t>100%</w:t>
            </w:r>
          </w:p>
        </w:tc>
        <w:tc>
          <w:tcPr>
            <w:tcW w:w="2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75C23FA" w14:textId="77777777" w:rsidR="00082D5A" w:rsidRDefault="00000000">
            <w:pPr>
              <w:spacing w:after="40"/>
            </w:pPr>
            <w:r>
              <w:rPr>
                <w:sz w:val="20"/>
                <w:szCs w:val="20"/>
              </w:rPr>
              <w:t>4.9</w:t>
            </w:r>
          </w:p>
        </w:tc>
      </w:tr>
    </w:tbl>
    <w:p w14:paraId="0B369F98" w14:textId="77777777" w:rsidR="00000000" w:rsidRDefault="00000000">
      <w:pPr>
        <w:spacing w:after="80"/>
      </w:pPr>
    </w:p>
    <w:p w14:paraId="6E7B0D13" w14:textId="77777777" w:rsidR="00000000" w:rsidRDefault="00000000">
      <w:pPr>
        <w:spacing w:after="160" w:line="360" w:lineRule="auto"/>
      </w:pPr>
      <w:r>
        <w:t>The key and door heads achieve full codebook saturation: every code is used at least once, and the perplexity of the key head (11.5 out of a maximum of 16) indicates a reasonably spread usage distribution. The door head’s lower perplexity (4.9 out of 8) reflects the binary nature of the door state (locked vs. open), which the 8-code vocabulary represents with a few dominant codes and some low-frequency codes for edge cases. The agent head is less saturated at 62% (40 of 64 active), which is expected given t</w:t>
      </w:r>
      <w:r>
        <w:t xml:space="preserve">hat 24 codes remain inactive. This residual </w:t>
      </w:r>
      <w:proofErr w:type="spellStart"/>
      <w:r>
        <w:t>under-utilisation</w:t>
      </w:r>
      <w:proofErr w:type="spellEnd"/>
      <w:r>
        <w:t xml:space="preserve"> likely reflects the non-uniform distribution of agent positions in the random-policy dataset.</w:t>
      </w:r>
    </w:p>
    <w:p w14:paraId="1ECC177C" w14:textId="77777777" w:rsidR="00000000" w:rsidRDefault="00000000">
      <w:pPr>
        <w:spacing w:after="80"/>
      </w:pPr>
    </w:p>
    <w:p w14:paraId="6FE8EFD9" w14:textId="77777777" w:rsidR="00000000" w:rsidRDefault="00000000">
      <w:pPr>
        <w:spacing w:after="160" w:line="360" w:lineRule="auto"/>
      </w:pPr>
      <w:r>
        <w:t xml:space="preserve">This result represents a substantial improvement over the initial encoder prototype. The first design used a single CLS-token readout head with K = 32 and gradient-based codebook updates. After training, only 11 of 32 codes (34%) were active, with the remaining 21 codes never used. The collapse arose from a positive feedback loop: gradient updates preferentially strengthen already-popular codes, causing them to attract even more assignments, while neglected codes drift away from the encoder output manifold </w:t>
      </w:r>
      <w:r>
        <w:t xml:space="preserve">and are never recovered. This pathology is well-documented in the VQ-VAE literature (van den Oord et al., 2017). Replacing gradient-based updates with EMA codebook updates (as specified in van den Oord </w:t>
      </w:r>
      <w:r>
        <w:lastRenderedPageBreak/>
        <w:t>et al., 2017, Appendix A) and adding dead-code restart raised active codes to 57/64. The subsequent redesign to an object-centric three-head architecture, with smaller per-object codebooks tuned to the scale of each concept (K = 64 for the agent, 16 for the key, 8 for the door), achieved the per-head saturati</w:t>
      </w:r>
      <w:r>
        <w:t>on reported above.</w:t>
      </w:r>
    </w:p>
    <w:p w14:paraId="0DED9D68" w14:textId="77777777" w:rsidR="00000000" w:rsidRDefault="00000000">
      <w:pPr>
        <w:spacing w:after="80"/>
      </w:pPr>
    </w:p>
    <w:p w14:paraId="31A7F9EB" w14:textId="77777777" w:rsidR="00000000" w:rsidRDefault="00000000">
      <w:pPr>
        <w:pStyle w:val="Heading2"/>
      </w:pPr>
      <w:r>
        <w:t>4.2 Semantic alignment</w:t>
      </w:r>
    </w:p>
    <w:p w14:paraId="2494A39C" w14:textId="77777777" w:rsidR="00000000" w:rsidRDefault="00000000">
      <w:pPr>
        <w:spacing w:after="80"/>
      </w:pPr>
    </w:p>
    <w:p w14:paraId="3B095949" w14:textId="77777777" w:rsidR="00000000" w:rsidRDefault="00000000">
      <w:pPr>
        <w:spacing w:after="160" w:line="360" w:lineRule="auto"/>
      </w:pPr>
      <w:r>
        <w:t>Table 3 reports logistic regression probe accuracy for each head and label combination, alongside the majority-class baseline and a combined probe fit on all heads’ one-hot encodings concatenated.</w:t>
      </w:r>
    </w:p>
    <w:p w14:paraId="525E1B97" w14:textId="77777777" w:rsidR="00000000" w:rsidRDefault="00000000">
      <w:pPr>
        <w:spacing w:after="80"/>
      </w:pPr>
    </w:p>
    <w:p w14:paraId="6BC4216F" w14:textId="77777777" w:rsidR="00000000" w:rsidRDefault="00000000">
      <w:pPr>
        <w:spacing w:after="80" w:line="360" w:lineRule="auto"/>
      </w:pPr>
      <w:r>
        <w:rPr>
          <w:b/>
          <w:bCs/>
        </w:rPr>
        <w:t>Table 3. Probe accuracy (logistic regression) for each VQ head and ground-truth label. Bold denotes the best per-head result for each label.</w:t>
      </w:r>
    </w:p>
    <w:tbl>
      <w:tblPr>
        <w:tblW w:w="7026" w:type="dxa"/>
        <w:tblBorders>
          <w:top w:val="single" w:sz="4" w:space="0" w:color="999999"/>
          <w:left w:val="single" w:sz="4" w:space="0" w:color="999999"/>
          <w:bottom w:val="single" w:sz="4" w:space="0" w:color="999999"/>
          <w:right w:val="single" w:sz="4" w:space="0" w:color="999999"/>
        </w:tblBorders>
        <w:tblCellMar>
          <w:top w:w="60" w:type="dxa"/>
          <w:left w:w="120" w:type="dxa"/>
          <w:bottom w:w="60" w:type="dxa"/>
          <w:right w:w="120" w:type="dxa"/>
        </w:tblCellMar>
        <w:tblLook w:val="04A0" w:firstRow="1" w:lastRow="0" w:firstColumn="1" w:lastColumn="0" w:noHBand="0" w:noVBand="1"/>
      </w:tblPr>
      <w:tblGrid>
        <w:gridCol w:w="1300"/>
        <w:gridCol w:w="1299"/>
        <w:gridCol w:w="1099"/>
        <w:gridCol w:w="1099"/>
        <w:gridCol w:w="1099"/>
        <w:gridCol w:w="1130"/>
      </w:tblGrid>
      <w:tr w:rsidR="00082D5A" w14:paraId="4C7FD405" w14:textId="77777777">
        <w:tc>
          <w:tcPr>
            <w:tcW w:w="13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7CD24334" w14:textId="77777777" w:rsidR="00082D5A" w:rsidRDefault="00000000">
            <w:pPr>
              <w:spacing w:after="40"/>
            </w:pPr>
            <w:r>
              <w:rPr>
                <w:b/>
                <w:bCs/>
                <w:sz w:val="20"/>
                <w:szCs w:val="20"/>
              </w:rPr>
              <w:t>Label</w:t>
            </w:r>
          </w:p>
        </w:tc>
        <w:tc>
          <w:tcPr>
            <w:tcW w:w="13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29691DC0" w14:textId="77777777" w:rsidR="00082D5A" w:rsidRDefault="00000000">
            <w:pPr>
              <w:spacing w:after="40"/>
            </w:pPr>
            <w:r>
              <w:rPr>
                <w:b/>
                <w:bCs/>
                <w:sz w:val="20"/>
                <w:szCs w:val="20"/>
              </w:rPr>
              <w:t>Majority baseline</w:t>
            </w:r>
          </w:p>
        </w:tc>
        <w:tc>
          <w:tcPr>
            <w:tcW w:w="11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40A70BF7" w14:textId="77777777" w:rsidR="00082D5A" w:rsidRDefault="00000000">
            <w:pPr>
              <w:spacing w:after="40"/>
            </w:pPr>
            <w:r>
              <w:rPr>
                <w:b/>
                <w:bCs/>
                <w:sz w:val="20"/>
                <w:szCs w:val="20"/>
              </w:rPr>
              <w:t>Agent head</w:t>
            </w:r>
          </w:p>
        </w:tc>
        <w:tc>
          <w:tcPr>
            <w:tcW w:w="11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6382EBEE" w14:textId="77777777" w:rsidR="00082D5A" w:rsidRDefault="00000000">
            <w:pPr>
              <w:spacing w:after="40"/>
            </w:pPr>
            <w:r>
              <w:rPr>
                <w:b/>
                <w:bCs/>
                <w:sz w:val="20"/>
                <w:szCs w:val="20"/>
              </w:rPr>
              <w:t>Key head</w:t>
            </w:r>
          </w:p>
        </w:tc>
        <w:tc>
          <w:tcPr>
            <w:tcW w:w="11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30A1E433" w14:textId="77777777" w:rsidR="00082D5A" w:rsidRDefault="00000000">
            <w:pPr>
              <w:spacing w:after="40"/>
            </w:pPr>
            <w:r>
              <w:rPr>
                <w:b/>
                <w:bCs/>
                <w:sz w:val="20"/>
                <w:szCs w:val="20"/>
              </w:rPr>
              <w:t>Door head</w:t>
            </w:r>
          </w:p>
        </w:tc>
        <w:tc>
          <w:tcPr>
            <w:tcW w:w="1126"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4DBC5118" w14:textId="77777777" w:rsidR="00082D5A" w:rsidRDefault="00000000">
            <w:pPr>
              <w:spacing w:after="40"/>
            </w:pPr>
            <w:r>
              <w:rPr>
                <w:b/>
                <w:bCs/>
                <w:sz w:val="20"/>
                <w:szCs w:val="20"/>
              </w:rPr>
              <w:t>Combined</w:t>
            </w:r>
          </w:p>
        </w:tc>
      </w:tr>
      <w:tr w:rsidR="00082D5A" w14:paraId="1D7C9EFB"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EF59689" w14:textId="77777777" w:rsidR="00082D5A" w:rsidRDefault="00000000">
            <w:pPr>
              <w:spacing w:after="40"/>
            </w:pPr>
            <w:proofErr w:type="spellStart"/>
            <w:r>
              <w:rPr>
                <w:sz w:val="20"/>
                <w:szCs w:val="20"/>
              </w:rPr>
              <w:t>door_open</w:t>
            </w:r>
            <w:proofErr w:type="spellEnd"/>
          </w:p>
        </w:tc>
        <w:tc>
          <w:tcPr>
            <w:tcW w:w="13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E9CF3FE" w14:textId="77777777" w:rsidR="00082D5A" w:rsidRDefault="00000000">
            <w:pPr>
              <w:spacing w:after="40"/>
            </w:pPr>
            <w:r>
              <w:rPr>
                <w:sz w:val="20"/>
                <w:szCs w:val="20"/>
              </w:rPr>
              <w:t>0.944</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649122B" w14:textId="77777777" w:rsidR="00082D5A" w:rsidRDefault="00000000">
            <w:pPr>
              <w:spacing w:after="40"/>
            </w:pPr>
            <w:r>
              <w:rPr>
                <w:sz w:val="20"/>
                <w:szCs w:val="20"/>
              </w:rPr>
              <w:t>0.970</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C4ACC9F" w14:textId="77777777" w:rsidR="00082D5A" w:rsidRDefault="00000000">
            <w:pPr>
              <w:spacing w:after="40"/>
            </w:pPr>
            <w:r>
              <w:rPr>
                <w:sz w:val="20"/>
                <w:szCs w:val="20"/>
              </w:rPr>
              <w:t>0.949</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C98B0CD" w14:textId="77777777" w:rsidR="00082D5A" w:rsidRDefault="00000000">
            <w:pPr>
              <w:spacing w:after="40"/>
            </w:pPr>
            <w:r>
              <w:rPr>
                <w:sz w:val="20"/>
                <w:szCs w:val="20"/>
              </w:rPr>
              <w:t>0.972</w:t>
            </w:r>
          </w:p>
        </w:tc>
        <w:tc>
          <w:tcPr>
            <w:tcW w:w="11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8C3756D" w14:textId="77777777" w:rsidR="00082D5A" w:rsidRDefault="00000000">
            <w:pPr>
              <w:spacing w:after="40"/>
            </w:pPr>
            <w:r>
              <w:rPr>
                <w:sz w:val="20"/>
                <w:szCs w:val="20"/>
              </w:rPr>
              <w:t>0.985</w:t>
            </w:r>
          </w:p>
        </w:tc>
      </w:tr>
      <w:tr w:rsidR="00082D5A" w14:paraId="6CB486AC"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0EBC87E" w14:textId="77777777" w:rsidR="00082D5A" w:rsidRDefault="00000000">
            <w:pPr>
              <w:spacing w:after="40"/>
            </w:pPr>
            <w:proofErr w:type="spellStart"/>
            <w:r>
              <w:rPr>
                <w:sz w:val="20"/>
                <w:szCs w:val="20"/>
              </w:rPr>
              <w:t>door_locked</w:t>
            </w:r>
            <w:proofErr w:type="spellEnd"/>
          </w:p>
        </w:tc>
        <w:tc>
          <w:tcPr>
            <w:tcW w:w="13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077644B" w14:textId="77777777" w:rsidR="00082D5A" w:rsidRDefault="00000000">
            <w:pPr>
              <w:spacing w:after="40"/>
            </w:pPr>
            <w:r>
              <w:rPr>
                <w:sz w:val="20"/>
                <w:szCs w:val="20"/>
              </w:rPr>
              <w:t>0.925</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F4F2E8A" w14:textId="77777777" w:rsidR="00082D5A" w:rsidRDefault="00000000">
            <w:pPr>
              <w:spacing w:after="40"/>
            </w:pPr>
            <w:r>
              <w:rPr>
                <w:sz w:val="20"/>
                <w:szCs w:val="20"/>
              </w:rPr>
              <w:t>0.967</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BB9652A" w14:textId="77777777" w:rsidR="00082D5A" w:rsidRDefault="00000000">
            <w:pPr>
              <w:spacing w:after="40"/>
            </w:pPr>
            <w:r>
              <w:rPr>
                <w:sz w:val="20"/>
                <w:szCs w:val="20"/>
              </w:rPr>
              <w:t>0.933</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26AB308" w14:textId="77777777" w:rsidR="00082D5A" w:rsidRDefault="00000000">
            <w:pPr>
              <w:spacing w:after="40"/>
            </w:pPr>
            <w:r>
              <w:rPr>
                <w:sz w:val="20"/>
                <w:szCs w:val="20"/>
              </w:rPr>
              <w:t>0.964</w:t>
            </w:r>
          </w:p>
        </w:tc>
        <w:tc>
          <w:tcPr>
            <w:tcW w:w="11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2630B47" w14:textId="77777777" w:rsidR="00082D5A" w:rsidRDefault="00000000">
            <w:pPr>
              <w:spacing w:after="40"/>
            </w:pPr>
            <w:r>
              <w:rPr>
                <w:sz w:val="20"/>
                <w:szCs w:val="20"/>
              </w:rPr>
              <w:t>0.978</w:t>
            </w:r>
          </w:p>
        </w:tc>
      </w:tr>
      <w:tr w:rsidR="00082D5A" w14:paraId="07DB04AE"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49F5331" w14:textId="77777777" w:rsidR="00082D5A" w:rsidRDefault="00000000">
            <w:pPr>
              <w:spacing w:after="40"/>
            </w:pPr>
            <w:proofErr w:type="spellStart"/>
            <w:r>
              <w:rPr>
                <w:sz w:val="20"/>
                <w:szCs w:val="20"/>
              </w:rPr>
              <w:t>carrying_key</w:t>
            </w:r>
            <w:proofErr w:type="spellEnd"/>
          </w:p>
        </w:tc>
        <w:tc>
          <w:tcPr>
            <w:tcW w:w="13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F476F6B" w14:textId="77777777" w:rsidR="00082D5A" w:rsidRDefault="00000000">
            <w:pPr>
              <w:spacing w:after="40"/>
            </w:pPr>
            <w:r>
              <w:rPr>
                <w:sz w:val="20"/>
                <w:szCs w:val="20"/>
              </w:rPr>
              <w:t>0.665</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28A35F0" w14:textId="77777777" w:rsidR="00082D5A" w:rsidRDefault="00000000">
            <w:pPr>
              <w:spacing w:after="40"/>
            </w:pPr>
            <w:r>
              <w:rPr>
                <w:sz w:val="20"/>
                <w:szCs w:val="20"/>
              </w:rPr>
              <w:t>0.764</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B43F868" w14:textId="77777777" w:rsidR="00082D5A" w:rsidRDefault="00000000">
            <w:pPr>
              <w:spacing w:after="40"/>
            </w:pPr>
            <w:r>
              <w:rPr>
                <w:sz w:val="20"/>
                <w:szCs w:val="20"/>
              </w:rPr>
              <w:t>0.997</w:t>
            </w:r>
          </w:p>
        </w:tc>
        <w:tc>
          <w:tcPr>
            <w:tcW w:w="11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99D5472" w14:textId="77777777" w:rsidR="00082D5A" w:rsidRDefault="00000000">
            <w:pPr>
              <w:spacing w:after="40"/>
            </w:pPr>
            <w:r>
              <w:rPr>
                <w:sz w:val="20"/>
                <w:szCs w:val="20"/>
              </w:rPr>
              <w:t>0.675</w:t>
            </w:r>
          </w:p>
        </w:tc>
        <w:tc>
          <w:tcPr>
            <w:tcW w:w="11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3BD7FC2" w14:textId="77777777" w:rsidR="00082D5A" w:rsidRDefault="00000000">
            <w:pPr>
              <w:spacing w:after="40"/>
            </w:pPr>
            <w:r>
              <w:rPr>
                <w:sz w:val="20"/>
                <w:szCs w:val="20"/>
              </w:rPr>
              <w:t>0.9997</w:t>
            </w:r>
          </w:p>
        </w:tc>
      </w:tr>
    </w:tbl>
    <w:p w14:paraId="2FB2D220" w14:textId="77777777" w:rsidR="00000000" w:rsidRDefault="00000000">
      <w:pPr>
        <w:spacing w:after="80"/>
      </w:pPr>
    </w:p>
    <w:p w14:paraId="15D1D974" w14:textId="50240A32" w:rsidR="00000000" w:rsidRDefault="00000000">
      <w:pPr>
        <w:spacing w:after="160" w:line="360" w:lineRule="auto"/>
      </w:pPr>
      <w:r>
        <w:t xml:space="preserve">The most striking result concerns the </w:t>
      </w:r>
      <w:proofErr w:type="spellStart"/>
      <w:r>
        <w:t>carrying_key</w:t>
      </w:r>
      <w:proofErr w:type="spellEnd"/>
      <w:r>
        <w:t xml:space="preserve"> label. The key head achieves a probe accuracy of 0.997, compared to a majority baseline of 0.665</w:t>
      </w:r>
      <w:r w:rsidR="00BB6129">
        <w:t xml:space="preserve">, </w:t>
      </w:r>
      <w:r>
        <w:t xml:space="preserve">a gain of 33.2 percentage points. This near-perfect accuracy indicates that the key head’s token assignments almost entirely determine the </w:t>
      </w:r>
      <w:proofErr w:type="spellStart"/>
      <w:r>
        <w:t>carrying_key</w:t>
      </w:r>
      <w:proofErr w:type="spellEnd"/>
      <w:r>
        <w:t xml:space="preserve"> state. Inspection of per-token conditional probabilities reveals the mechanism: tokens 4, 7, 9, and 13 of the key head each have </w:t>
      </w:r>
      <w:proofErr w:type="gramStart"/>
      <w:r>
        <w:t>P(</w:t>
      </w:r>
      <w:proofErr w:type="spellStart"/>
      <w:proofErr w:type="gramEnd"/>
      <w:r>
        <w:t>carrying_key</w:t>
      </w:r>
      <w:proofErr w:type="spellEnd"/>
      <w:r>
        <w:t> = True) = 1.000</w:t>
      </w:r>
      <w:r w:rsidR="00BB6129">
        <w:t xml:space="preserve">, </w:t>
      </w:r>
      <w:r>
        <w:t xml:space="preserve">they appear exclusively when the agent is carrying the key. All other 12 key head tokens have </w:t>
      </w:r>
      <w:proofErr w:type="gramStart"/>
      <w:r>
        <w:t>P(</w:t>
      </w:r>
      <w:proofErr w:type="spellStart"/>
      <w:proofErr w:type="gramEnd"/>
      <w:r>
        <w:t>carrying_key</w:t>
      </w:r>
      <w:proofErr w:type="spellEnd"/>
      <w:r>
        <w:t> = True) ≈ 0.000</w:t>
      </w:r>
      <w:r w:rsidR="00BB6129">
        <w:t xml:space="preserve">, </w:t>
      </w:r>
      <w:r>
        <w:t>they appear exclusively when the key is on the floor. This constitutes a hard binary partition burned into the codebook structure: the vocabulary has spontaneously segregated into “key carried” and “key not carried” groups, with no ambiguous intermediate tokens.</w:t>
      </w:r>
    </w:p>
    <w:p w14:paraId="30621704" w14:textId="77777777" w:rsidR="00000000" w:rsidRDefault="00000000">
      <w:pPr>
        <w:spacing w:after="80"/>
      </w:pPr>
    </w:p>
    <w:p w14:paraId="2E7982A9" w14:textId="77777777" w:rsidR="00000000" w:rsidRDefault="00000000">
      <w:pPr>
        <w:spacing w:after="160" w:line="360" w:lineRule="auto"/>
      </w:pPr>
      <w:r>
        <w:t xml:space="preserve">The door head similarly achieves near-perfect semantic alignment for the door state labels. Token 5 of the door head has </w:t>
      </w:r>
      <w:proofErr w:type="gramStart"/>
      <w:r>
        <w:t>P(</w:t>
      </w:r>
      <w:proofErr w:type="spellStart"/>
      <w:proofErr w:type="gramEnd"/>
      <w:r>
        <w:t>door_open</w:t>
      </w:r>
      <w:proofErr w:type="spellEnd"/>
      <w:r>
        <w:t> = True) = 1.000; all other door tokens have P(</w:t>
      </w:r>
      <w:proofErr w:type="spellStart"/>
      <w:r>
        <w:t>door_open</w:t>
      </w:r>
      <w:proofErr w:type="spellEnd"/>
      <w:r>
        <w:t xml:space="preserve"> = True) ≈ 0.000. The door head thus uses a single dedicated vocabulary entry for </w:t>
      </w:r>
      <w:r>
        <w:lastRenderedPageBreak/>
        <w:t xml:space="preserve">the open state, with the remaining seven codes representing the locked state and its sub-variants. Door head probe accuracies are 0.972 for </w:t>
      </w:r>
      <w:proofErr w:type="spellStart"/>
      <w:r>
        <w:t>door_open</w:t>
      </w:r>
      <w:proofErr w:type="spellEnd"/>
      <w:r>
        <w:t xml:space="preserve"> and 0.964 for </w:t>
      </w:r>
      <w:proofErr w:type="spellStart"/>
      <w:r>
        <w:t>door_locked</w:t>
      </w:r>
      <w:proofErr w:type="spellEnd"/>
      <w:r>
        <w:t>, well above the respective majority baselines of 0.944 and 0.925.</w:t>
      </w:r>
    </w:p>
    <w:p w14:paraId="1BD12057" w14:textId="77777777" w:rsidR="00000000" w:rsidRDefault="00000000">
      <w:pPr>
        <w:spacing w:after="80"/>
      </w:pPr>
    </w:p>
    <w:p w14:paraId="56C84CD2" w14:textId="77FD3E31" w:rsidR="00000000" w:rsidRDefault="00000000">
      <w:pPr>
        <w:spacing w:after="160" w:line="360" w:lineRule="auto"/>
      </w:pPr>
      <w:r>
        <w:t xml:space="preserve">The agent head’s </w:t>
      </w:r>
      <w:proofErr w:type="spellStart"/>
      <w:r>
        <w:t>carrying_key</w:t>
      </w:r>
      <w:proofErr w:type="spellEnd"/>
      <w:r>
        <w:t xml:space="preserve"> accuracy (0.764) is substantially lower than the key head’s (0.997), despite the agent head having access to the same underlying observation. This difference is explained by the architecture: the agent head reads the CLS token, which aggregates information pooled from all 49 spatial positions via the Transformer’s attention mechanism. The key-carrying state is a local event concentrated at the key’s cell, and this local signal is diluted when pooled with the representations of all other cells. </w:t>
      </w:r>
      <w:r>
        <w:t xml:space="preserve">The key head, by contrast, directly reads the Transformer output at the key’s own spatial </w:t>
      </w:r>
      <w:proofErr w:type="gramStart"/>
      <w:r>
        <w:t>position</w:t>
      </w:r>
      <w:r w:rsidR="00BB6129">
        <w:t xml:space="preserve">, </w:t>
      </w:r>
      <w:r>
        <w:t>or</w:t>
      </w:r>
      <w:proofErr w:type="gramEnd"/>
      <w:r>
        <w:t xml:space="preserve"> activates the absent embedding when the key is not visible, which itself serves as a reliable carrying signal. This comparison illustrates the value of the object-centric design: global pooling loses the local semantic signal that direct object-cell readout preserves.</w:t>
      </w:r>
    </w:p>
    <w:p w14:paraId="232C5442" w14:textId="77777777" w:rsidR="00000000" w:rsidRDefault="00000000">
      <w:pPr>
        <w:spacing w:after="80"/>
      </w:pPr>
    </w:p>
    <w:p w14:paraId="5AD53F7F" w14:textId="77777777" w:rsidR="00000000" w:rsidRDefault="00000000">
      <w:pPr>
        <w:spacing w:after="160" w:line="360" w:lineRule="auto"/>
      </w:pPr>
      <w:r>
        <w:t xml:space="preserve">The combined probe (fitting a single logistic regression on the concatenation of all heads’ one-hot vectors) achieves 0.985 for </w:t>
      </w:r>
      <w:proofErr w:type="spellStart"/>
      <w:r>
        <w:t>door_open</w:t>
      </w:r>
      <w:proofErr w:type="spellEnd"/>
      <w:r>
        <w:t xml:space="preserve">, 0.978 for </w:t>
      </w:r>
      <w:proofErr w:type="spellStart"/>
      <w:r>
        <w:t>door_locked</w:t>
      </w:r>
      <w:proofErr w:type="spellEnd"/>
      <w:r>
        <w:t xml:space="preserve">, and 0.9997 for </w:t>
      </w:r>
      <w:proofErr w:type="spellStart"/>
      <w:r>
        <w:t>carrying_key</w:t>
      </w:r>
      <w:proofErr w:type="spellEnd"/>
      <w:r>
        <w:t>, confirming that the three heads capture complementary and largely non-redundant information about the environment state.</w:t>
      </w:r>
    </w:p>
    <w:p w14:paraId="78E44C24" w14:textId="77777777" w:rsidR="00000000" w:rsidRDefault="00000000">
      <w:pPr>
        <w:spacing w:after="80"/>
      </w:pPr>
    </w:p>
    <w:p w14:paraId="587E7D6C" w14:textId="77777777" w:rsidR="00000000" w:rsidRDefault="00000000">
      <w:pPr>
        <w:pStyle w:val="Heading2"/>
      </w:pPr>
      <w:r>
        <w:t>4.3 Policy learning efficiency</w:t>
      </w:r>
    </w:p>
    <w:p w14:paraId="53F2D2D5" w14:textId="77777777" w:rsidR="00000000" w:rsidRDefault="00000000">
      <w:pPr>
        <w:spacing w:after="80"/>
      </w:pPr>
    </w:p>
    <w:p w14:paraId="0A23B7AB" w14:textId="77777777" w:rsidR="00000000" w:rsidRDefault="00000000">
      <w:pPr>
        <w:spacing w:after="160" w:line="360" w:lineRule="auto"/>
      </w:pPr>
      <w:r>
        <w:t>Table 4 reports policy learning results for all five conditions, measured at 200,000 environment steps across five random seeds. Mean return is computed as the average of the final evaluation return across seeds; mean peak return per seed reports the average of each seed’s best evaluation return over the full training run.</w:t>
      </w:r>
    </w:p>
    <w:p w14:paraId="4EF80139" w14:textId="77777777" w:rsidR="00000000" w:rsidRDefault="00000000">
      <w:pPr>
        <w:spacing w:after="80"/>
      </w:pPr>
    </w:p>
    <w:p w14:paraId="5246F7F1" w14:textId="77777777" w:rsidR="00000000" w:rsidRDefault="00000000">
      <w:pPr>
        <w:spacing w:after="80" w:line="360" w:lineRule="auto"/>
        <w:rPr>
          <w:b/>
          <w:bCs/>
        </w:rPr>
      </w:pPr>
      <w:r>
        <w:rPr>
          <w:b/>
          <w:bCs/>
        </w:rPr>
        <w:t>Table 4. PPO policy learning results at 200k environment steps (5 seeds). Bootstrap rate = fraction of seeds achieving mean return &gt; 0.5 at any point during training.</w:t>
      </w:r>
    </w:p>
    <w:p w14:paraId="0B6A249D" w14:textId="77777777" w:rsidR="00BB6129" w:rsidRDefault="00BB6129">
      <w:pPr>
        <w:spacing w:after="80" w:line="360" w:lineRule="auto"/>
        <w:rPr>
          <w:b/>
          <w:bCs/>
        </w:rPr>
      </w:pPr>
    </w:p>
    <w:p w14:paraId="7911BE3F" w14:textId="77777777" w:rsidR="00BB6129" w:rsidRDefault="00BB6129">
      <w:pPr>
        <w:spacing w:after="80" w:line="360" w:lineRule="auto"/>
      </w:pPr>
    </w:p>
    <w:tbl>
      <w:tblPr>
        <w:tblW w:w="8026" w:type="dxa"/>
        <w:tblBorders>
          <w:top w:val="single" w:sz="4" w:space="0" w:color="999999"/>
          <w:left w:val="single" w:sz="4" w:space="0" w:color="999999"/>
          <w:bottom w:val="single" w:sz="4" w:space="0" w:color="999999"/>
          <w:right w:val="single" w:sz="4" w:space="0" w:color="999999"/>
        </w:tblBorders>
        <w:tblCellMar>
          <w:top w:w="60" w:type="dxa"/>
          <w:left w:w="120" w:type="dxa"/>
          <w:bottom w:w="60" w:type="dxa"/>
          <w:right w:w="120" w:type="dxa"/>
        </w:tblCellMar>
        <w:tblLook w:val="04A0" w:firstRow="1" w:lastRow="0" w:firstColumn="1" w:lastColumn="0" w:noHBand="0" w:noVBand="1"/>
      </w:tblPr>
      <w:tblGrid>
        <w:gridCol w:w="2000"/>
        <w:gridCol w:w="900"/>
        <w:gridCol w:w="1600"/>
        <w:gridCol w:w="1500"/>
        <w:gridCol w:w="2026"/>
      </w:tblGrid>
      <w:tr w:rsidR="00082D5A" w14:paraId="2B88116D" w14:textId="77777777">
        <w:tc>
          <w:tcPr>
            <w:tcW w:w="20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784F3A75" w14:textId="77777777" w:rsidR="00082D5A" w:rsidRDefault="00000000">
            <w:pPr>
              <w:spacing w:after="40"/>
            </w:pPr>
            <w:r>
              <w:rPr>
                <w:b/>
                <w:bCs/>
                <w:sz w:val="20"/>
                <w:szCs w:val="20"/>
              </w:rPr>
              <w:lastRenderedPageBreak/>
              <w:t>Condition</w:t>
            </w:r>
          </w:p>
        </w:tc>
        <w:tc>
          <w:tcPr>
            <w:tcW w:w="9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1282A400" w14:textId="77777777" w:rsidR="00082D5A" w:rsidRDefault="00000000">
            <w:pPr>
              <w:spacing w:after="40"/>
            </w:pPr>
            <w:r>
              <w:rPr>
                <w:b/>
                <w:bCs/>
                <w:sz w:val="20"/>
                <w:szCs w:val="20"/>
              </w:rPr>
              <w:t>Input dim</w:t>
            </w:r>
          </w:p>
        </w:tc>
        <w:tc>
          <w:tcPr>
            <w:tcW w:w="16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38DA5377" w14:textId="77777777" w:rsidR="00082D5A" w:rsidRDefault="00000000">
            <w:pPr>
              <w:spacing w:after="40"/>
            </w:pPr>
            <w:r>
              <w:rPr>
                <w:b/>
                <w:bCs/>
                <w:sz w:val="20"/>
                <w:szCs w:val="20"/>
              </w:rPr>
              <w:t>Mean return ± std</w:t>
            </w:r>
          </w:p>
        </w:tc>
        <w:tc>
          <w:tcPr>
            <w:tcW w:w="15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2AC0D04D" w14:textId="77777777" w:rsidR="00082D5A" w:rsidRDefault="00000000">
            <w:pPr>
              <w:spacing w:after="40"/>
            </w:pPr>
            <w:r>
              <w:rPr>
                <w:b/>
                <w:bCs/>
                <w:sz w:val="20"/>
                <w:szCs w:val="20"/>
              </w:rPr>
              <w:t>Bootstrap rate</w:t>
            </w:r>
          </w:p>
        </w:tc>
        <w:tc>
          <w:tcPr>
            <w:tcW w:w="2026"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4203EC2B" w14:textId="77777777" w:rsidR="00082D5A" w:rsidRDefault="00000000">
            <w:pPr>
              <w:spacing w:after="40"/>
            </w:pPr>
            <w:r>
              <w:rPr>
                <w:b/>
                <w:bCs/>
                <w:sz w:val="20"/>
                <w:szCs w:val="20"/>
              </w:rPr>
              <w:t>Mean peak/seed</w:t>
            </w:r>
          </w:p>
        </w:tc>
      </w:tr>
      <w:tr w:rsidR="00082D5A" w14:paraId="4C41775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E115A57" w14:textId="77777777" w:rsidR="00082D5A" w:rsidRDefault="00000000">
            <w:pPr>
              <w:spacing w:after="40"/>
            </w:pPr>
            <w:r>
              <w:rPr>
                <w:sz w:val="20"/>
                <w:szCs w:val="20"/>
              </w:rPr>
              <w:t>Raw observations</w:t>
            </w:r>
          </w:p>
        </w:tc>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AC389FC" w14:textId="77777777" w:rsidR="00082D5A" w:rsidRDefault="00000000">
            <w:pPr>
              <w:spacing w:after="40"/>
            </w:pPr>
            <w:r>
              <w:rPr>
                <w:sz w:val="20"/>
                <w:szCs w:val="20"/>
              </w:rPr>
              <w:t>147</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A913BDF" w14:textId="77777777" w:rsidR="00082D5A" w:rsidRDefault="00000000">
            <w:pPr>
              <w:spacing w:after="40"/>
            </w:pPr>
            <w:r>
              <w:rPr>
                <w:sz w:val="20"/>
                <w:szCs w:val="20"/>
              </w:rPr>
              <w:t>0.965 ± 0.001</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0B2C41D" w14:textId="77777777" w:rsidR="00082D5A" w:rsidRDefault="00000000">
            <w:pPr>
              <w:spacing w:after="40"/>
            </w:pPr>
            <w:r>
              <w:rPr>
                <w:sz w:val="20"/>
                <w:szCs w:val="20"/>
              </w:rPr>
              <w:t>5/5 (~30k steps)</w:t>
            </w:r>
          </w:p>
        </w:tc>
        <w:tc>
          <w:tcPr>
            <w:tcW w:w="2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51A47CE" w14:textId="77777777" w:rsidR="00082D5A" w:rsidRDefault="00000000">
            <w:pPr>
              <w:spacing w:after="40"/>
            </w:pPr>
            <w:r>
              <w:rPr>
                <w:sz w:val="20"/>
                <w:szCs w:val="20"/>
              </w:rPr>
              <w:t>0.967</w:t>
            </w:r>
          </w:p>
        </w:tc>
      </w:tr>
      <w:tr w:rsidR="00082D5A" w14:paraId="49B69ABB"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68B0ADD" w14:textId="77777777" w:rsidR="00082D5A" w:rsidRDefault="00000000">
            <w:pPr>
              <w:spacing w:after="40"/>
            </w:pPr>
            <w:r>
              <w:rPr>
                <w:sz w:val="20"/>
                <w:szCs w:val="20"/>
              </w:rPr>
              <w:t>OC-Agent</w:t>
            </w:r>
          </w:p>
        </w:tc>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F2C68C0" w14:textId="77777777" w:rsidR="00082D5A" w:rsidRDefault="00000000">
            <w:pPr>
              <w:spacing w:after="40"/>
            </w:pPr>
            <w:r>
              <w:rPr>
                <w:sz w:val="20"/>
                <w:szCs w:val="20"/>
              </w:rPr>
              <w:t>64</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5BB4487" w14:textId="77777777" w:rsidR="00082D5A" w:rsidRDefault="00000000">
            <w:pPr>
              <w:spacing w:after="40"/>
            </w:pPr>
            <w:r>
              <w:rPr>
                <w:sz w:val="20"/>
                <w:szCs w:val="20"/>
              </w:rPr>
              <w:t>0.000 ± 0.000</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C409A0C" w14:textId="77777777" w:rsidR="00082D5A" w:rsidRDefault="00000000">
            <w:pPr>
              <w:spacing w:after="40"/>
            </w:pPr>
            <w:r>
              <w:rPr>
                <w:sz w:val="20"/>
                <w:szCs w:val="20"/>
              </w:rPr>
              <w:t>0/5</w:t>
            </w:r>
          </w:p>
        </w:tc>
        <w:tc>
          <w:tcPr>
            <w:tcW w:w="2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562C89A" w14:textId="77777777" w:rsidR="00082D5A" w:rsidRDefault="00000000">
            <w:pPr>
              <w:spacing w:after="40"/>
            </w:pPr>
            <w:r>
              <w:rPr>
                <w:sz w:val="20"/>
                <w:szCs w:val="20"/>
              </w:rPr>
              <w:t>0.000</w:t>
            </w:r>
          </w:p>
        </w:tc>
      </w:tr>
      <w:tr w:rsidR="00082D5A" w14:paraId="746DD358"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D5AC927" w14:textId="77777777" w:rsidR="00082D5A" w:rsidRDefault="00000000">
            <w:pPr>
              <w:spacing w:after="40"/>
            </w:pPr>
            <w:r>
              <w:rPr>
                <w:sz w:val="20"/>
                <w:szCs w:val="20"/>
              </w:rPr>
              <w:t>OC-All</w:t>
            </w:r>
          </w:p>
        </w:tc>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EE3D97A" w14:textId="77777777" w:rsidR="00082D5A" w:rsidRDefault="00000000">
            <w:pPr>
              <w:spacing w:after="40"/>
            </w:pPr>
            <w:r>
              <w:rPr>
                <w:sz w:val="20"/>
                <w:szCs w:val="20"/>
              </w:rPr>
              <w:t>192</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61ADDFC" w14:textId="77777777" w:rsidR="00082D5A" w:rsidRDefault="00000000">
            <w:pPr>
              <w:spacing w:after="40"/>
            </w:pPr>
            <w:r>
              <w:rPr>
                <w:sz w:val="20"/>
                <w:szCs w:val="20"/>
              </w:rPr>
              <w:t>0.116 ± 0.188</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FC2DD04" w14:textId="77777777" w:rsidR="00082D5A" w:rsidRDefault="00000000">
            <w:pPr>
              <w:spacing w:after="40"/>
            </w:pPr>
            <w:r>
              <w:rPr>
                <w:sz w:val="20"/>
                <w:szCs w:val="20"/>
              </w:rPr>
              <w:t>2/5</w:t>
            </w:r>
          </w:p>
        </w:tc>
        <w:tc>
          <w:tcPr>
            <w:tcW w:w="2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1A5E5CE" w14:textId="77777777" w:rsidR="00082D5A" w:rsidRDefault="00000000">
            <w:pPr>
              <w:spacing w:after="40"/>
            </w:pPr>
            <w:r>
              <w:rPr>
                <w:sz w:val="20"/>
                <w:szCs w:val="20"/>
              </w:rPr>
              <w:t>0.174</w:t>
            </w:r>
          </w:p>
        </w:tc>
      </w:tr>
      <w:tr w:rsidR="00082D5A" w14:paraId="5524BC1C"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451CA0F" w14:textId="7B786FAB" w:rsidR="00082D5A" w:rsidRDefault="00000000">
            <w:pPr>
              <w:spacing w:after="40"/>
            </w:pPr>
            <w:proofErr w:type="spellStart"/>
            <w:r>
              <w:rPr>
                <w:sz w:val="20"/>
                <w:szCs w:val="20"/>
              </w:rPr>
              <w:t>OC-All+Pos</w:t>
            </w:r>
            <w:proofErr w:type="spellEnd"/>
          </w:p>
        </w:tc>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0C17B4A" w14:textId="77777777" w:rsidR="00082D5A" w:rsidRDefault="00000000">
            <w:pPr>
              <w:spacing w:after="40"/>
            </w:pPr>
            <w:r>
              <w:rPr>
                <w:sz w:val="20"/>
                <w:szCs w:val="20"/>
              </w:rPr>
              <w:t>194</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A3978E" w14:textId="77777777" w:rsidR="00082D5A" w:rsidRDefault="00000000">
            <w:pPr>
              <w:spacing w:after="40"/>
            </w:pPr>
            <w:r>
              <w:rPr>
                <w:sz w:val="20"/>
                <w:szCs w:val="20"/>
              </w:rPr>
              <w:t>0.307 ± 0.350</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3F9FBF9" w14:textId="77777777" w:rsidR="00082D5A" w:rsidRDefault="00000000">
            <w:pPr>
              <w:spacing w:after="40"/>
            </w:pPr>
            <w:r>
              <w:rPr>
                <w:sz w:val="20"/>
                <w:szCs w:val="20"/>
              </w:rPr>
              <w:t>4/5</w:t>
            </w:r>
          </w:p>
        </w:tc>
        <w:tc>
          <w:tcPr>
            <w:tcW w:w="2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844740B" w14:textId="77777777" w:rsidR="00082D5A" w:rsidRDefault="00000000">
            <w:pPr>
              <w:spacing w:after="40"/>
            </w:pPr>
            <w:r>
              <w:rPr>
                <w:sz w:val="20"/>
                <w:szCs w:val="20"/>
              </w:rPr>
              <w:t>0.521</w:t>
            </w:r>
          </w:p>
        </w:tc>
      </w:tr>
      <w:tr w:rsidR="00082D5A" w14:paraId="31426A6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D517082" w14:textId="77777777" w:rsidR="00082D5A" w:rsidRDefault="00000000">
            <w:pPr>
              <w:spacing w:after="40"/>
            </w:pPr>
            <w:r>
              <w:rPr>
                <w:sz w:val="20"/>
                <w:szCs w:val="20"/>
              </w:rPr>
              <w:t>OC-All-Disc (proposed)</w:t>
            </w:r>
          </w:p>
        </w:tc>
        <w:tc>
          <w:tcPr>
            <w:tcW w:w="9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8563279" w14:textId="77777777" w:rsidR="00082D5A" w:rsidRDefault="00000000">
            <w:pPr>
              <w:spacing w:after="40"/>
            </w:pPr>
            <w:r>
              <w:rPr>
                <w:sz w:val="20"/>
                <w:szCs w:val="20"/>
              </w:rPr>
              <w:t>224</w:t>
            </w:r>
          </w:p>
        </w:tc>
        <w:tc>
          <w:tcPr>
            <w:tcW w:w="16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DDB208D" w14:textId="77777777" w:rsidR="00082D5A" w:rsidRDefault="00000000">
            <w:pPr>
              <w:spacing w:after="40"/>
            </w:pPr>
            <w:r>
              <w:rPr>
                <w:sz w:val="20"/>
                <w:szCs w:val="20"/>
              </w:rPr>
              <w:t>0.768 ± 0.158</w:t>
            </w:r>
          </w:p>
        </w:tc>
        <w:tc>
          <w:tcPr>
            <w:tcW w:w="15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A7C9DD6" w14:textId="77777777" w:rsidR="00082D5A" w:rsidRDefault="00000000">
            <w:pPr>
              <w:spacing w:after="40"/>
            </w:pPr>
            <w:r>
              <w:rPr>
                <w:sz w:val="20"/>
                <w:szCs w:val="20"/>
              </w:rPr>
              <w:t>5/5 (45–85k steps)</w:t>
            </w:r>
          </w:p>
        </w:tc>
        <w:tc>
          <w:tcPr>
            <w:tcW w:w="2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BFE1B3" w14:textId="77777777" w:rsidR="00082D5A" w:rsidRDefault="00000000">
            <w:pPr>
              <w:spacing w:after="40"/>
            </w:pPr>
            <w:r>
              <w:rPr>
                <w:sz w:val="20"/>
                <w:szCs w:val="20"/>
              </w:rPr>
              <w:t>0.945</w:t>
            </w:r>
          </w:p>
        </w:tc>
      </w:tr>
    </w:tbl>
    <w:p w14:paraId="16E7DF00" w14:textId="77777777" w:rsidR="00000000" w:rsidRDefault="00000000">
      <w:pPr>
        <w:spacing w:after="80"/>
      </w:pPr>
    </w:p>
    <w:p w14:paraId="455EB203" w14:textId="1E8FBD37" w:rsidR="00000000" w:rsidRDefault="00000000">
      <w:pPr>
        <w:spacing w:after="160" w:line="360" w:lineRule="auto"/>
      </w:pPr>
      <w:r>
        <w:t>The ablation sequence reveals a clear story about the information requirements for this task. OC-Agent (0.000 mean return, 0/5 seeds) fails completely: a single CLS-token semantic embedding, without any spatial information, provides no useful signal for navigation. The policy cannot locate the agent, infer its distance to objects, or plan a path, regardless of the semantic richness of the token. OC-All (0.116 ± 0.188, 2/5 seeds) improves substantially on semantic alignment</w:t>
      </w:r>
      <w:r w:rsidR="00BB6129">
        <w:t xml:space="preserve">, </w:t>
      </w:r>
      <w:r>
        <w:t>all three object-state tokens are present</w:t>
      </w:r>
      <w:r w:rsidR="00BB6129">
        <w:t xml:space="preserve">, </w:t>
      </w:r>
      <w:r>
        <w:t>but still largely fails at policy learning. The cause is a spatial aliasing problem: the same token value can appear at different grid positions across episodes, producing contradictory policy gradients. Two seeds learn partially, but three seeds never converge.</w:t>
      </w:r>
    </w:p>
    <w:p w14:paraId="5E5406EA" w14:textId="77777777" w:rsidR="00000000" w:rsidRDefault="00000000">
      <w:pPr>
        <w:spacing w:after="80"/>
      </w:pPr>
    </w:p>
    <w:p w14:paraId="2055F6E5" w14:textId="7D6EC453" w:rsidR="00000000" w:rsidRDefault="00000000">
      <w:pPr>
        <w:spacing w:after="160" w:line="360" w:lineRule="auto"/>
      </w:pPr>
      <w:proofErr w:type="spellStart"/>
      <w:r>
        <w:t>OC-All+Pos</w:t>
      </w:r>
      <w:proofErr w:type="spellEnd"/>
      <w:r>
        <w:t xml:space="preserve"> (0.307 ± 0.350, 4/5 seeds) adds the oracle agent position as two raw float values. This 2.6× improvement over OC-All confirms that missing spatial information was the dominant limiting factor, not semantic quality. The oracle condition does not fully solve the problem</w:t>
      </w:r>
      <w:r w:rsidR="00BB6129">
        <w:t xml:space="preserve">, </w:t>
      </w:r>
      <w:r>
        <w:t>one seed still fails, and variance remains high</w:t>
      </w:r>
      <w:r w:rsidR="00BB6129">
        <w:t xml:space="preserve">, </w:t>
      </w:r>
      <w:r>
        <w:t>but it demonstrates that position information is necessary and sufficient to make the semantic tokens useful.</w:t>
      </w:r>
    </w:p>
    <w:p w14:paraId="15EA5F77" w14:textId="77777777" w:rsidR="00000000" w:rsidRDefault="00000000">
      <w:pPr>
        <w:spacing w:after="80"/>
      </w:pPr>
    </w:p>
    <w:p w14:paraId="3C2B57B9" w14:textId="77777777" w:rsidR="00000000" w:rsidRDefault="00000000">
      <w:pPr>
        <w:spacing w:after="160" w:line="360" w:lineRule="auto"/>
      </w:pPr>
      <w:r>
        <w:t>OC-All-Disc (0.768 ± 0.158, 5/5 seeds, mean peak 0.945) is the proposed method and the best-performing non-raw condition. Replacing the two oracle float coordinates with the 32-dimensional pre-trained position embedding yields a further 2.5× improvement over the oracle condition, despite using only discrete inputs. This result is not paradoxical: the 32-dimensional distributed representation encodes spatial structure in a higher-dimensional space that is more informative for the downstream MLP than two scal</w:t>
      </w:r>
      <w:r>
        <w:t>ar coordinates, and the pre-training on reconstruction data means that nearby cells are assigned nearby embeddings. Individual seeds reach peak returns of up to 0.970, approximately matching the raw-observation ceiling of 0.967.</w:t>
      </w:r>
    </w:p>
    <w:p w14:paraId="3191FEFB" w14:textId="77777777" w:rsidR="00000000" w:rsidRDefault="00000000">
      <w:pPr>
        <w:spacing w:after="80"/>
      </w:pPr>
    </w:p>
    <w:p w14:paraId="238DA679" w14:textId="38C9670D" w:rsidR="00000000" w:rsidRDefault="00000000">
      <w:pPr>
        <w:spacing w:after="160" w:line="360" w:lineRule="auto"/>
      </w:pPr>
      <w:r>
        <w:t>The raw-observation baseline (0.965 ± 0.001) remains the strongest overall condition, bootstrapping reliably by approximately 30,000 steps</w:t>
      </w:r>
      <w:r w:rsidR="00BB6129">
        <w:t xml:space="preserve">, </w:t>
      </w:r>
      <w:r>
        <w:t xml:space="preserve">considerably faster than OC-All-Disc, which bootstraps between 45,000 and 85,000 steps. This timing gap is an honest limitation of the proposed approach: for DoorKey-5x5, where raw integer observations are already compact and highly informative, the object-centric discrete representation offers no sample efficiency advantage. The value of the approach lies in the interpretability of the resulting tokens, not in data efficiency for this </w:t>
      </w:r>
      <w:proofErr w:type="gramStart"/>
      <w:r>
        <w:t>particular task</w:t>
      </w:r>
      <w:proofErr w:type="gramEnd"/>
      <w:r>
        <w:t>.</w:t>
      </w:r>
    </w:p>
    <w:p w14:paraId="7FA8B373" w14:textId="77777777" w:rsidR="00000000" w:rsidRDefault="00000000">
      <w:pPr>
        <w:spacing w:after="80"/>
      </w:pPr>
    </w:p>
    <w:p w14:paraId="777337D1" w14:textId="77777777" w:rsidR="00000000" w:rsidRDefault="00000000">
      <w:pPr>
        <w:spacing w:after="160" w:line="360" w:lineRule="auto"/>
      </w:pPr>
      <w:r>
        <w:t>Learning under OC-All-Disc is also somewhat unstable: seeds that successfully bootstrap typically reach near-ceiling performance, then oscillate around a lower mean return. This instability is likely attributable to the absence of a learning rate schedule, which would reduce gradient step sizes as the policy converges. These limitations are discussed further in Section 5.</w:t>
      </w:r>
    </w:p>
    <w:p w14:paraId="52EB8314" w14:textId="77777777" w:rsidR="00000000" w:rsidRDefault="00000000">
      <w:pPr>
        <w:spacing w:after="80"/>
      </w:pPr>
    </w:p>
    <w:p w14:paraId="4A442AA6" w14:textId="77777777" w:rsidR="00EE11D1" w:rsidRDefault="00000000">
      <w:r>
        <w:br w:type="page"/>
      </w:r>
    </w:p>
    <w:p w14:paraId="3424EFEE" w14:textId="77777777" w:rsidR="00EE11D1" w:rsidRDefault="00000000">
      <w:pPr>
        <w:pStyle w:val="Heading1"/>
      </w:pPr>
      <w:r>
        <w:lastRenderedPageBreak/>
        <w:t>5. Discussion</w:t>
      </w:r>
    </w:p>
    <w:p w14:paraId="08155E32" w14:textId="77777777" w:rsidR="00EE11D1" w:rsidRDefault="00000000">
      <w:pPr>
        <w:spacing w:after="80"/>
      </w:pPr>
      <w:r>
        <w:t>Findings in relation to each research question</w:t>
      </w:r>
    </w:p>
    <w:p w14:paraId="36CB6ABF" w14:textId="77777777" w:rsidR="00EE11D1" w:rsidRDefault="00000000">
      <w:pPr>
        <w:pStyle w:val="Heading2"/>
      </w:pPr>
      <w:r>
        <w:t>5.1 Codebook quality and the EMA fix</w:t>
      </w:r>
    </w:p>
    <w:p w14:paraId="5915B0E2" w14:textId="77777777" w:rsidR="00000000" w:rsidRDefault="00000000">
      <w:pPr>
        <w:spacing w:after="80"/>
      </w:pPr>
    </w:p>
    <w:p w14:paraId="484A211C" w14:textId="790785DE" w:rsidR="00000000" w:rsidRDefault="00000000">
      <w:pPr>
        <w:spacing w:after="160" w:line="360" w:lineRule="auto"/>
      </w:pPr>
      <w:r>
        <w:t xml:space="preserve">The codebook collapse observed in the initial gradient-based prototype (11/32 active codes) is a well-understood failure mode of VQ training and illustrates the tension between the expressiveness of the codebook and the stability of the </w:t>
      </w:r>
      <w:proofErr w:type="spellStart"/>
      <w:r>
        <w:t>optimisation</w:t>
      </w:r>
      <w:proofErr w:type="spellEnd"/>
      <w:r>
        <w:t xml:space="preserve">. In the gradient-based setting, codebook entries are updated as parameters via backpropagation. Because the straight-through estimator routes gradients through the </w:t>
      </w:r>
      <w:proofErr w:type="spellStart"/>
      <w:r>
        <w:t>quantisation</w:t>
      </w:r>
      <w:proofErr w:type="spellEnd"/>
      <w:r>
        <w:t xml:space="preserve"> step, the gradient signal that reaches a codebook entry is proportional to how often that entry is selected. This creates a positive feedback loop: entries that are initially close to many encoder outputs are selected frequently, receive large gradient updates, and move further towards the mean of their assigned cluster</w:t>
      </w:r>
      <w:r w:rsidR="00BB6129">
        <w:t xml:space="preserve">, </w:t>
      </w:r>
      <w:r>
        <w:t>making them yet more central and more likely to be selected in future iterations. Entries that are initially distant from the encoder output manifold receive no gradient signal and remain stationary, growing progressively less relevant as the encoder output distribution shifts. Given the skewed distribution of random-policy observations</w:t>
      </w:r>
      <w:r w:rsidR="00BB6129">
        <w:t xml:space="preserve">, </w:t>
      </w:r>
      <w:r>
        <w:t>the agent visits a non-uniform subset of positions, and key and door states are imbalanced</w:t>
      </w:r>
      <w:r w:rsidR="00BB6129">
        <w:t xml:space="preserve">, </w:t>
      </w:r>
      <w:r>
        <w:t>the collapse was particularly severe.</w:t>
      </w:r>
    </w:p>
    <w:p w14:paraId="1D1C5993" w14:textId="77777777" w:rsidR="00000000" w:rsidRDefault="00000000">
      <w:pPr>
        <w:spacing w:after="80"/>
      </w:pPr>
    </w:p>
    <w:p w14:paraId="58A17097" w14:textId="77777777" w:rsidR="00000000" w:rsidRDefault="00000000">
      <w:pPr>
        <w:spacing w:after="160" w:line="360" w:lineRule="auto"/>
      </w:pPr>
      <w:r>
        <w:t xml:space="preserve">The EMA update rule (van den Oord et al., 2017, Appendix A) breaks this feedback loop by decoupling codebook updates from the gradient </w:t>
      </w:r>
      <w:proofErr w:type="spellStart"/>
      <w:r>
        <w:t>optimiser</w:t>
      </w:r>
      <w:proofErr w:type="spellEnd"/>
      <w:r>
        <w:t>. Each codebook entry is replaced by a running average of the encoder outputs assigned to it, scaled by a decay factor (</w:t>
      </w:r>
      <w:proofErr w:type="spellStart"/>
      <w:r>
        <w:t>EMA_decay</w:t>
      </w:r>
      <w:proofErr w:type="spellEnd"/>
      <w:r>
        <w:t xml:space="preserve"> = 0.99 in this work). This update does not require any entry to be selected </w:t>
      </w:r>
      <w:proofErr w:type="gramStart"/>
      <w:r>
        <w:t>in order to</w:t>
      </w:r>
      <w:proofErr w:type="gramEnd"/>
      <w:r>
        <w:t xml:space="preserve"> be maintained near the encoder output manifold; the averaging operation ensures that the codebook smoothly tracks the moving distribution of encoder outputs. The dead-code restart mechanism addresses the case where an entry becomes entirely unused for a sustained period: such entries </w:t>
      </w:r>
      <w:r>
        <w:t xml:space="preserve">are </w:t>
      </w:r>
      <w:proofErr w:type="spellStart"/>
      <w:r>
        <w:t>reinitialised</w:t>
      </w:r>
      <w:proofErr w:type="spellEnd"/>
      <w:r>
        <w:t xml:space="preserve"> by copying a randomly perturbed version of an active entry’s current value, injecting them back into a region of the codebook space that is occupied by the encoder. Together, these mechanisms raised active codes from 11/32 (34%) under the gradient baseline to 57/64 (89%) with EMA updates alone, and the object-centric redesign with appropriately sized per-head codebooks achieved full saturation on the key and door heads. These improvements are reflected in the policy learning results: condi</w:t>
      </w:r>
      <w:r>
        <w:t xml:space="preserve">tions that </w:t>
      </w:r>
      <w:r>
        <w:lastRenderedPageBreak/>
        <w:t>use the final encoder design show substantially better performance than any condition that would have relied on the collapsed prototype.</w:t>
      </w:r>
    </w:p>
    <w:p w14:paraId="2A8218BF" w14:textId="77777777" w:rsidR="00000000" w:rsidRDefault="00000000">
      <w:pPr>
        <w:spacing w:after="80"/>
      </w:pPr>
    </w:p>
    <w:p w14:paraId="6CE29252" w14:textId="77777777" w:rsidR="00000000" w:rsidRDefault="00000000">
      <w:pPr>
        <w:pStyle w:val="Heading2"/>
      </w:pPr>
      <w:r>
        <w:t xml:space="preserve">5.2 Semantic alignment </w:t>
      </w:r>
    </w:p>
    <w:p w14:paraId="63581966" w14:textId="77777777" w:rsidR="00000000" w:rsidRDefault="00000000">
      <w:pPr>
        <w:spacing w:after="80"/>
      </w:pPr>
    </w:p>
    <w:p w14:paraId="6453F71C" w14:textId="280CFF4B" w:rsidR="00000000" w:rsidRDefault="00000000">
      <w:pPr>
        <w:spacing w:after="160" w:line="360" w:lineRule="auto"/>
      </w:pPr>
      <w:r>
        <w:t>The semantic alignment results provide strong evidence that the object-centric VQ encoder learns semantically grounded representations without any explicit label supervision. The most compelling finding is the hard binary partition in the key head: four codes appear exclusively when the agent is carrying the key, and the remaining twelve appear exclusively when the key is on the floor. This is not a statistical correlation but a structural property of the codebook</w:t>
      </w:r>
      <w:r w:rsidR="00BB6129">
        <w:t xml:space="preserve">, </w:t>
      </w:r>
      <w:r>
        <w:t>two disjoint subsets of the vocabulary have been dedicated, through self-supervised training alone, to the two values of a binary environment concept.</w:t>
      </w:r>
    </w:p>
    <w:p w14:paraId="0828F986" w14:textId="77777777" w:rsidR="00000000" w:rsidRDefault="00000000">
      <w:pPr>
        <w:spacing w:after="80"/>
      </w:pPr>
    </w:p>
    <w:p w14:paraId="1E51727C" w14:textId="77777777" w:rsidR="00000000" w:rsidRDefault="00000000">
      <w:pPr>
        <w:spacing w:after="160" w:line="360" w:lineRule="auto"/>
      </w:pPr>
      <w:r>
        <w:t>This result is a direct consequence of the object-centric design decision. The key head reads the Transformer output at the key’s own spatial cell: when the key is present on the floor, this cell carries a distinctive object representation; when the key is absent (because it has been picked up), the head activates the learned absent embedding. The Transformer’s context integration means that even the “key present” tokens carry some information about the global scene, but the primary signal is the local obje</w:t>
      </w:r>
      <w:r>
        <w:t>ct state. By contrast, the CLS token that the agent head reads aggregates information from all 49 cells via attention, diluting the local key-cell signal and producing a weaker probe accuracy (0.764 vs. 0.997). This comparison validates the architectural hypothesis: dedicated object-cell readout is necessary to achieve per-token semantic purity.</w:t>
      </w:r>
    </w:p>
    <w:p w14:paraId="6A30D3D5" w14:textId="77777777" w:rsidR="00000000" w:rsidRDefault="00000000">
      <w:pPr>
        <w:spacing w:after="80"/>
      </w:pPr>
    </w:p>
    <w:p w14:paraId="051BDC51" w14:textId="1254E7DB" w:rsidR="00000000" w:rsidRDefault="00000000">
      <w:pPr>
        <w:spacing w:after="160" w:line="360" w:lineRule="auto"/>
      </w:pPr>
      <w:r>
        <w:t xml:space="preserve">The door head’s token purity (a single code for </w:t>
      </w:r>
      <w:proofErr w:type="spellStart"/>
      <w:r>
        <w:t>door_open</w:t>
      </w:r>
      <w:proofErr w:type="spellEnd"/>
      <w:r>
        <w:t xml:space="preserve">, all others for </w:t>
      </w:r>
      <w:proofErr w:type="spellStart"/>
      <w:r>
        <w:t>door_locked</w:t>
      </w:r>
      <w:proofErr w:type="spellEnd"/>
      <w:r>
        <w:t>) similarly reflects object-cell readout combined with the binary nature of the underlying state variable. The door has a low-entropy state space</w:t>
      </w:r>
      <w:r w:rsidR="00BB6129">
        <w:t xml:space="preserve">, </w:t>
      </w:r>
      <w:r>
        <w:t>open or locked</w:t>
      </w:r>
      <w:r w:rsidR="00BB6129">
        <w:t xml:space="preserve">, </w:t>
      </w:r>
      <w:r>
        <w:t xml:space="preserve">and the small codebook (K = 8) naturally accommodates this with one dominant open code and several locked codes for different scene contexts. This connects to the motivation from cognitive science (Fang &amp; Sims, 2025): the observation that human agents efficiently encode complex environments using compact, reusable representations is reflected here in the encoder’s spontaneous emergence of a small, semantically clean vocabulary for each object’s state. While it would </w:t>
      </w:r>
      <w:r>
        <w:lastRenderedPageBreak/>
        <w:t>be an overstatement to claim that the art</w:t>
      </w:r>
      <w:r>
        <w:t>ificial encoder replicates the mechanisms of human efficient coding, the result at minimum demonstrates that reconstruction-driven training over diverse observations can produce semantically structured discrete representations.</w:t>
      </w:r>
    </w:p>
    <w:p w14:paraId="680BBDA7" w14:textId="77777777" w:rsidR="00000000" w:rsidRDefault="00000000">
      <w:pPr>
        <w:spacing w:after="80"/>
      </w:pPr>
    </w:p>
    <w:p w14:paraId="2960C3FE" w14:textId="77777777" w:rsidR="00000000" w:rsidRDefault="00000000">
      <w:pPr>
        <w:spacing w:after="160" w:line="360" w:lineRule="auto"/>
      </w:pPr>
      <w:r>
        <w:t xml:space="preserve">The probe accuracies for door-related labels are more modest in absolute terms (0.970–0.985) in part because the majority baselines are very high (0.925–0.944), reflecting the infrequency of the door-open state in random-policy data. The information gain above baseline is nonetheless meaningful: the combined probe achieves 0.985 for </w:t>
      </w:r>
      <w:proofErr w:type="spellStart"/>
      <w:r>
        <w:t>door_open</w:t>
      </w:r>
      <w:proofErr w:type="spellEnd"/>
      <w:r>
        <w:t xml:space="preserve"> compared to a 0.944 baseline, indicating that the tokens carry real additional information about door state. The interpretation is that the encoder has correctly learned to associate specific tokens with the door-open event, even though this event is rare in the training distribution.</w:t>
      </w:r>
    </w:p>
    <w:p w14:paraId="34595E2D" w14:textId="77777777" w:rsidR="00000000" w:rsidRDefault="00000000">
      <w:pPr>
        <w:spacing w:after="80"/>
      </w:pPr>
    </w:p>
    <w:p w14:paraId="2345554F" w14:textId="77777777" w:rsidR="00000000" w:rsidRDefault="00000000">
      <w:pPr>
        <w:pStyle w:val="Heading2"/>
      </w:pPr>
      <w:r>
        <w:t xml:space="preserve">5.3 Policy learning </w:t>
      </w:r>
    </w:p>
    <w:p w14:paraId="0978DE40" w14:textId="77777777" w:rsidR="00000000" w:rsidRDefault="00000000">
      <w:pPr>
        <w:spacing w:after="80"/>
      </w:pPr>
    </w:p>
    <w:p w14:paraId="1C017C56" w14:textId="77777777" w:rsidR="00000000" w:rsidRDefault="00000000">
      <w:pPr>
        <w:spacing w:after="160" w:line="360" w:lineRule="auto"/>
      </w:pPr>
      <w:r>
        <w:t>The policy learning results are best interpreted through the ablation sequence, which exposes the spatial information gap as the dominant bottleneck and clarifies the role of the position embedding in closing it. OC-Agent’s complete failure (0.000 mean return) demonstrates that semantic token quality alone is insufficient for navigation: even a perfectly aligned semantic representation cannot support a policy that does not know where the agent is. OC-All’s partial success (0.116, 2/5 seeds) shows that three</w:t>
      </w:r>
      <w:r>
        <w:t xml:space="preserve"> factored semantic tokens help but are undermined by spatial aliasing, because the same token value can occur at any grid position.</w:t>
      </w:r>
    </w:p>
    <w:p w14:paraId="75E1A4F0" w14:textId="77777777" w:rsidR="00000000" w:rsidRDefault="00000000">
      <w:pPr>
        <w:spacing w:after="80"/>
      </w:pPr>
    </w:p>
    <w:p w14:paraId="79B143F2" w14:textId="77777777" w:rsidR="00000000" w:rsidRDefault="00000000">
      <w:pPr>
        <w:spacing w:after="160" w:line="360" w:lineRule="auto"/>
      </w:pPr>
      <w:r>
        <w:t>The oracle position ablation (</w:t>
      </w:r>
      <w:proofErr w:type="spellStart"/>
      <w:r>
        <w:t>OC-All+Pos</w:t>
      </w:r>
      <w:proofErr w:type="spellEnd"/>
      <w:r>
        <w:t>, 0.307) isolates the effect of position information by providing the ground-truth (x, y) coordinates as two float values appended to the encoder output. The 2.6× improvement over OC-All confirms that the missing spatial information was the binding constraint. The fact that this diagnostic still underperforms the fully discrete condition (OC-All-Disc, 0.768) is noteworthy. Two raw float values provide less useful signal to an MLP than a 32-dimensional pre-trained distributed embedding, for several</w:t>
      </w:r>
      <w:r>
        <w:t xml:space="preserve"> reasons: the embedding has higher feature dimensionality (32 vs. 2), encoding more gradient-accessible structure; the pre-training on reconstruction data ensures that nearby positions receive nearby embeddings, encoding a smooth spatial prior; and the scale of the embedding dimensions is compatible with the VQ embeddings it is concatenated with, avoiding the scale </w:t>
      </w:r>
      <w:r>
        <w:lastRenderedPageBreak/>
        <w:t xml:space="preserve">mismatch that can arise when combining raw floats with </w:t>
      </w:r>
      <w:proofErr w:type="spellStart"/>
      <w:r>
        <w:t>normalised</w:t>
      </w:r>
      <w:proofErr w:type="spellEnd"/>
      <w:r>
        <w:t xml:space="preserve"> embeddings. This result suggests that the quality of spatial encoding matters,</w:t>
      </w:r>
      <w:r>
        <w:t xml:space="preserve"> not merely its presence.</w:t>
      </w:r>
    </w:p>
    <w:p w14:paraId="49995B1F" w14:textId="77777777" w:rsidR="00000000" w:rsidRDefault="00000000">
      <w:pPr>
        <w:spacing w:after="80"/>
      </w:pPr>
    </w:p>
    <w:p w14:paraId="712CD077" w14:textId="445826E4" w:rsidR="00000000" w:rsidRDefault="00000000">
      <w:pPr>
        <w:spacing w:after="160" w:line="360" w:lineRule="auto"/>
      </w:pPr>
      <w:r>
        <w:t>The main OC-All-Disc condition achieves a mean return of 0.768 ± 0.158 at 200k steps, with all five seeds converging (bootstrap rate 5/5). The mean peak return of 0.945 across seeds, with individual seeds peaking at 0.970, approaches the raw-observation ceiling of 0.967. This demonstrates that a fully discrete representation</w:t>
      </w:r>
      <w:r w:rsidR="00BB6129">
        <w:t xml:space="preserve">, </w:t>
      </w:r>
      <w:r>
        <w:t>four VQ or discrete-embedding tokens concatenated</w:t>
      </w:r>
      <w:r w:rsidR="00BB6129">
        <w:t xml:space="preserve">, </w:t>
      </w:r>
      <w:r>
        <w:t>can support near-optimal policy learning in this environment. However, an important caveat must be stated clearly: OC-All-Disc requires 45,000–85,000 steps to bootstrap, compared to approximately 30,000 steps for the raw-observation baseline. For DoorKey-5x5, where the raw integer observation is already compact (147 integers vs. 224 embedding dimensions) and highly informative, the object-centric approach does not improve sample efficiency. The practical value of the approach, for this task, lies in the int</w:t>
      </w:r>
      <w:r>
        <w:t xml:space="preserve">erpretability of the learned tokens: the agent’s </w:t>
      </w:r>
      <w:proofErr w:type="spellStart"/>
      <w:r>
        <w:t>behaviour</w:t>
      </w:r>
      <w:proofErr w:type="spellEnd"/>
      <w:r>
        <w:t xml:space="preserve"> can be understood in terms of the semantic states of individual objects, rather than as an opaque function of raw pixel values.</w:t>
      </w:r>
    </w:p>
    <w:p w14:paraId="5CE49D67" w14:textId="77777777" w:rsidR="00000000" w:rsidRDefault="00000000">
      <w:pPr>
        <w:spacing w:after="80"/>
      </w:pPr>
    </w:p>
    <w:p w14:paraId="29475D6B" w14:textId="1CCBBAB2" w:rsidR="00000000" w:rsidRDefault="00000000">
      <w:pPr>
        <w:spacing w:after="160" w:line="360" w:lineRule="auto"/>
      </w:pPr>
      <w:r>
        <w:t>The learning instability observed in OC-All-Disc</w:t>
      </w:r>
      <w:r w:rsidR="00BB6129">
        <w:t xml:space="preserve">, </w:t>
      </w:r>
      <w:r>
        <w:t>seeds that bootstrap and reach near-optimal performance, then oscillate downward</w:t>
      </w:r>
      <w:r w:rsidR="00BB6129">
        <w:t xml:space="preserve">, </w:t>
      </w:r>
      <w:r>
        <w:t xml:space="preserve">is consistent with the known sensitivity of PPO to its learning rate in sparse-reward environments. A cosine or step learning rate schedule would likely </w:t>
      </w:r>
      <w:proofErr w:type="spellStart"/>
      <w:r>
        <w:t>stabilise</w:t>
      </w:r>
      <w:proofErr w:type="spellEnd"/>
      <w:r>
        <w:t xml:space="preserve"> convergence, and this is recommended as a straightforward engineering improvement for future work.</w:t>
      </w:r>
    </w:p>
    <w:p w14:paraId="1C3758B7" w14:textId="77777777" w:rsidR="00000000" w:rsidRDefault="00000000">
      <w:pPr>
        <w:spacing w:after="80"/>
      </w:pPr>
    </w:p>
    <w:p w14:paraId="54E56A0A" w14:textId="77777777" w:rsidR="00000000" w:rsidRDefault="00000000">
      <w:pPr>
        <w:pStyle w:val="Heading2"/>
      </w:pPr>
      <w:r>
        <w:t xml:space="preserve">5.4 Architecture progression </w:t>
      </w:r>
    </w:p>
    <w:p w14:paraId="40E6CF58" w14:textId="77777777" w:rsidR="00000000" w:rsidRDefault="00000000">
      <w:pPr>
        <w:spacing w:after="80"/>
      </w:pPr>
    </w:p>
    <w:p w14:paraId="33A410E8" w14:textId="77777777" w:rsidR="00000000" w:rsidRDefault="00000000">
      <w:pPr>
        <w:spacing w:after="160" w:line="360" w:lineRule="auto"/>
      </w:pPr>
      <w:r>
        <w:t>The final encoder architecture resulted from a sequence of principled design decisions, each motivated by a specific empirical observation. Understanding this progression clarifies that the final design is not arbitrary but reflects systematic problem-solving in response to evidence.</w:t>
      </w:r>
    </w:p>
    <w:p w14:paraId="723D4C26" w14:textId="77777777" w:rsidR="00000000" w:rsidRDefault="00000000">
      <w:pPr>
        <w:spacing w:after="80"/>
      </w:pPr>
    </w:p>
    <w:p w14:paraId="760FE532" w14:textId="77777777" w:rsidR="00000000" w:rsidRDefault="00000000">
      <w:pPr>
        <w:spacing w:after="160" w:line="360" w:lineRule="auto"/>
      </w:pPr>
      <w:r>
        <w:t xml:space="preserve">The first encoder prototype used a single CLS-token VQ readout (K = 32) with gradient-based codebook updates. The motivation was simplicity: the CLS token aggregates global scene information via attention, and a single codebook should capture the most frequent </w:t>
      </w:r>
      <w:r>
        <w:lastRenderedPageBreak/>
        <w:t xml:space="preserve">environment states. The problem that emerged was codebook collapse (11/32 active codes), caused by the gradient feedback loop described in Section 5.1. This motivated the switch to EMA codebook updates and dead-code restart, which recovered codebook </w:t>
      </w:r>
      <w:proofErr w:type="spellStart"/>
      <w:r>
        <w:t>utilisation</w:t>
      </w:r>
      <w:proofErr w:type="spellEnd"/>
      <w:r>
        <w:t xml:space="preserve"> to 57/64 but did not address the fundamental limitation of global pooling for object-specific semantics.</w:t>
      </w:r>
    </w:p>
    <w:p w14:paraId="5348F859" w14:textId="77777777" w:rsidR="00000000" w:rsidRDefault="00000000">
      <w:pPr>
        <w:spacing w:after="80"/>
      </w:pPr>
    </w:p>
    <w:p w14:paraId="3BBBA854" w14:textId="77777777" w:rsidR="00000000" w:rsidRDefault="00000000">
      <w:pPr>
        <w:spacing w:after="160" w:line="360" w:lineRule="auto"/>
      </w:pPr>
      <w:r>
        <w:t xml:space="preserve">The object-centric redesign was motivated by the probe results on the CLS-token encoder: the agent head’s </w:t>
      </w:r>
      <w:proofErr w:type="spellStart"/>
      <w:r>
        <w:t>carrying_key</w:t>
      </w:r>
      <w:proofErr w:type="spellEnd"/>
      <w:r>
        <w:t xml:space="preserve"> probe accuracy was substantially below what seemed achievable given the binary nature of the label. The hypothesis was that direct object-cell readout would recover the local signal lost by CLS pooling. This hypothesis was confirmed by the key head’s 0.997 probe accuracy, compared to the CLS-based 0.764. Assigning separate codebooks to the agent, key, and door also allowed codebook sizes to be calibrated to the complexity of each object’s state space (K = 64, 16, 8 respectively), improving per-</w:t>
      </w:r>
      <w:r>
        <w:t xml:space="preserve">head </w:t>
      </w:r>
      <w:proofErr w:type="spellStart"/>
      <w:r>
        <w:t>utilisation</w:t>
      </w:r>
      <w:proofErr w:type="spellEnd"/>
      <w:r>
        <w:t xml:space="preserve"> and reducing the collapse risk for smaller codebooks.</w:t>
      </w:r>
    </w:p>
    <w:p w14:paraId="13499DC1" w14:textId="77777777" w:rsidR="00000000" w:rsidRDefault="00000000">
      <w:pPr>
        <w:spacing w:after="80"/>
      </w:pPr>
    </w:p>
    <w:p w14:paraId="22E797EF" w14:textId="77777777" w:rsidR="00000000" w:rsidRDefault="00000000">
      <w:pPr>
        <w:spacing w:after="160" w:line="360" w:lineRule="auto"/>
      </w:pPr>
      <w:r>
        <w:t xml:space="preserve">The position embedding design was motivated by the policy learning ablation. The collapse of OC-Agent demonstrated the need for spatial information; the oracle ablation </w:t>
      </w:r>
      <w:proofErr w:type="spellStart"/>
      <w:r>
        <w:t>OC-All+Pos</w:t>
      </w:r>
      <w:proofErr w:type="spellEnd"/>
      <w:r>
        <w:t xml:space="preserve"> confirmed that float coordinates were insufficient for competitive performance. The </w:t>
      </w:r>
      <w:proofErr w:type="spellStart"/>
      <w:r>
        <w:t>PositionEmbeddingEncoder</w:t>
      </w:r>
      <w:proofErr w:type="spellEnd"/>
      <w:r>
        <w:t xml:space="preserve"> was introduced as a pre-trainable, discrete-compatible alternative: by training on reconstruction, the position embeddings develop spatial structure (nearby cells receive similar embeddings), and their 32-dimensional representation provides more policy-useful information than two scalars. The further finding that OC-All-Disc outperforms the oracle </w:t>
      </w:r>
      <w:proofErr w:type="spellStart"/>
      <w:r>
        <w:t>OC-All+Pos</w:t>
      </w:r>
      <w:proofErr w:type="spellEnd"/>
      <w:r>
        <w:t xml:space="preserve"> validated this decision empiric</w:t>
      </w:r>
      <w:r>
        <w:t>ally.</w:t>
      </w:r>
    </w:p>
    <w:p w14:paraId="12DF680E" w14:textId="77777777" w:rsidR="00000000" w:rsidRDefault="00000000">
      <w:pPr>
        <w:spacing w:after="80"/>
      </w:pPr>
    </w:p>
    <w:p w14:paraId="20917D7C" w14:textId="77777777" w:rsidR="00000000" w:rsidRDefault="00000000">
      <w:pPr>
        <w:spacing w:after="160" w:line="360" w:lineRule="auto"/>
      </w:pPr>
      <w:r>
        <w:t xml:space="preserve">This progression from a single-token collapsing prototype to a fully discrete, object-centric representation with pre-trained positional structure illustrates how iterative empirical feedback can guide architectural design in representation learning. Each modification was accompanied by a targeted evaluation (codebook </w:t>
      </w:r>
      <w:proofErr w:type="spellStart"/>
      <w:r>
        <w:t>utilisation</w:t>
      </w:r>
      <w:proofErr w:type="spellEnd"/>
      <w:r>
        <w:t>, probe accuracy, policy learning) that confirmed or disconfirmed the motivating hypothesis.</w:t>
      </w:r>
    </w:p>
    <w:p w14:paraId="605BCC8C" w14:textId="77777777" w:rsidR="00000000" w:rsidRDefault="00000000">
      <w:pPr>
        <w:spacing w:after="80"/>
      </w:pPr>
    </w:p>
    <w:p w14:paraId="48DAE93D" w14:textId="77777777" w:rsidR="00000000" w:rsidRDefault="00000000">
      <w:pPr>
        <w:pStyle w:val="Heading2"/>
      </w:pPr>
      <w:r>
        <w:t>5.5 Limitations</w:t>
      </w:r>
    </w:p>
    <w:p w14:paraId="45FD3534" w14:textId="77777777" w:rsidR="00000000" w:rsidRDefault="00000000">
      <w:pPr>
        <w:spacing w:after="80"/>
      </w:pPr>
    </w:p>
    <w:p w14:paraId="22A1845E" w14:textId="77777777" w:rsidR="00000000" w:rsidRDefault="00000000">
      <w:pPr>
        <w:spacing w:after="160" w:line="360" w:lineRule="auto"/>
      </w:pPr>
      <w:r>
        <w:lastRenderedPageBreak/>
        <w:t>Several important limitations constrain the conclusions that can be drawn from this work. First, all experiments are conducted in a single small environment (MiniGrid-DoorKey-5x5). The environment provides convenient ground-truth labels and controllable complexity, but it is not representative of the diverse, high-dimensional observation spaces encountered in real-world RL problems. Whether the semantic alignment properties observed here would persist in larger environments, with more complex observation sp</w:t>
      </w:r>
      <w:r>
        <w:t>aces or more numerous objects, is an open question that the present results cannot address.</w:t>
      </w:r>
    </w:p>
    <w:p w14:paraId="609E2603" w14:textId="77777777" w:rsidR="00000000" w:rsidRDefault="00000000">
      <w:pPr>
        <w:spacing w:after="80"/>
      </w:pPr>
    </w:p>
    <w:p w14:paraId="4BD3B6BC" w14:textId="214F53DF" w:rsidR="00000000" w:rsidRDefault="00000000">
      <w:pPr>
        <w:spacing w:after="160" w:line="360" w:lineRule="auto"/>
      </w:pPr>
      <w:r>
        <w:t>Second, the policy learning comparison shows that OC-All-Disc does not improve sample efficiency over raw pixel observations for this task. The raw observation is already compact and informative; the discrete representation adds interpretability at the cost of a longer bootstrap time. The claim that discrete representations improve sample efficiency</w:t>
      </w:r>
      <w:r w:rsidR="00BB6129">
        <w:t xml:space="preserve">, </w:t>
      </w:r>
      <w:r>
        <w:t>a central motivation in the broader literature</w:t>
      </w:r>
      <w:r w:rsidR="00BB6129">
        <w:t xml:space="preserve">, </w:t>
      </w:r>
      <w:r>
        <w:t xml:space="preserve">is not supported for this </w:t>
      </w:r>
      <w:proofErr w:type="gramStart"/>
      <w:r>
        <w:t>particular setting</w:t>
      </w:r>
      <w:proofErr w:type="gramEnd"/>
      <w:r>
        <w:t>.</w:t>
      </w:r>
    </w:p>
    <w:p w14:paraId="37D6EB63" w14:textId="77777777" w:rsidR="00000000" w:rsidRDefault="00000000">
      <w:pPr>
        <w:spacing w:after="80"/>
      </w:pPr>
    </w:p>
    <w:p w14:paraId="73EBDC3A" w14:textId="77777777" w:rsidR="00000000" w:rsidRDefault="00000000">
      <w:pPr>
        <w:spacing w:after="160" w:line="360" w:lineRule="auto"/>
      </w:pPr>
      <w:r>
        <w:t xml:space="preserve">Third, policy learning under OC-All-Disc exhibits instability: seeds bootstrap to near-optimal performance then </w:t>
      </w:r>
      <w:proofErr w:type="gramStart"/>
      <w:r>
        <w:t>oscillate</w:t>
      </w:r>
      <w:proofErr w:type="gramEnd"/>
      <w:r>
        <w:t xml:space="preserve">. This suggests that the training procedure is not fully converged and that the reported mean return at 200k steps underestimates the achievable performance with better-tuned </w:t>
      </w:r>
      <w:proofErr w:type="spellStart"/>
      <w:r>
        <w:t>optimisation</w:t>
      </w:r>
      <w:proofErr w:type="spellEnd"/>
      <w:r>
        <w:t>. The absence of a learning rate schedule is a likely contributing factor.</w:t>
      </w:r>
    </w:p>
    <w:p w14:paraId="4BB134F8" w14:textId="77777777" w:rsidR="00000000" w:rsidRDefault="00000000">
      <w:pPr>
        <w:spacing w:after="80"/>
      </w:pPr>
    </w:p>
    <w:p w14:paraId="341F8E4B" w14:textId="77777777" w:rsidR="00000000" w:rsidRDefault="00000000">
      <w:pPr>
        <w:spacing w:after="160" w:line="360" w:lineRule="auto"/>
      </w:pPr>
      <w:r>
        <w:t xml:space="preserve">Fourth, the encoder and policy are trained separately (frozen encoder policy learning). End-to-end joint training could improve both the semantic quality of the representations and policy </w:t>
      </w:r>
      <w:proofErr w:type="gramStart"/>
      <w:r>
        <w:t>performance, but</w:t>
      </w:r>
      <w:proofErr w:type="gramEnd"/>
      <w:r>
        <w:t xml:space="preserve"> was not explored due to computational constraints and the risk of representational drift </w:t>
      </w:r>
      <w:proofErr w:type="spellStart"/>
      <w:r>
        <w:t>destabilising</w:t>
      </w:r>
      <w:proofErr w:type="spellEnd"/>
      <w:r>
        <w:t xml:space="preserve"> the policy. Fifth, the research questions in Section 1.2 reference planning over discrete tokens and </w:t>
      </w:r>
      <w:proofErr w:type="spellStart"/>
      <w:r>
        <w:t>generalisation</w:t>
      </w:r>
      <w:proofErr w:type="spellEnd"/>
      <w:r>
        <w:t xml:space="preserve"> to new tasks; neither is evaluated in this thesis. The policy ablations address sample efficiency in a single environment, not the multi-task or planning questions originally motivating the research.</w:t>
      </w:r>
    </w:p>
    <w:p w14:paraId="2F55E64B" w14:textId="77777777" w:rsidR="00000000" w:rsidRDefault="00000000">
      <w:pPr>
        <w:spacing w:after="80"/>
      </w:pPr>
    </w:p>
    <w:p w14:paraId="1D12B3DC" w14:textId="77777777" w:rsidR="00000000" w:rsidRDefault="00000000">
      <w:pPr>
        <w:pStyle w:val="Heading2"/>
      </w:pPr>
      <w:r>
        <w:t>5.6 Future work</w:t>
      </w:r>
    </w:p>
    <w:p w14:paraId="12B4DAC2" w14:textId="77777777" w:rsidR="00000000" w:rsidRDefault="00000000">
      <w:pPr>
        <w:spacing w:after="80"/>
      </w:pPr>
    </w:p>
    <w:p w14:paraId="42382854" w14:textId="372A0B5C" w:rsidR="00000000" w:rsidRDefault="00000000">
      <w:pPr>
        <w:spacing w:after="160" w:line="360" w:lineRule="auto"/>
      </w:pPr>
      <w:r>
        <w:t xml:space="preserve">The results suggest several productive directions for future work. The most immediate extension is to evaluate the object-centric VQ encoder in larger and more complex </w:t>
      </w:r>
      <w:r>
        <w:lastRenderedPageBreak/>
        <w:t>environments</w:t>
      </w:r>
      <w:r w:rsidR="00BB6129">
        <w:t xml:space="preserve">, </w:t>
      </w:r>
      <w:r>
        <w:t xml:space="preserve">for example, </w:t>
      </w:r>
      <w:proofErr w:type="spellStart"/>
      <w:r>
        <w:t>MiniGrid-FourRooms</w:t>
      </w:r>
      <w:proofErr w:type="spellEnd"/>
      <w:r>
        <w:t xml:space="preserve"> or </w:t>
      </w:r>
      <w:proofErr w:type="spellStart"/>
      <w:r>
        <w:t>MiniGrid-MultiRoom</w:t>
      </w:r>
      <w:proofErr w:type="spellEnd"/>
      <w:r w:rsidR="00BB6129">
        <w:t xml:space="preserve">, </w:t>
      </w:r>
      <w:r>
        <w:t>where the raw observation is less compact and where the diversity of semantic states is higher. If the semantic alignment properties observed in DoorKey-5x5 persist under these conditions, the case for discrete semantic representations as a broadly applicable tool would be substantially strengthened.</w:t>
      </w:r>
    </w:p>
    <w:p w14:paraId="402B86EF" w14:textId="77777777" w:rsidR="00000000" w:rsidRDefault="00000000">
      <w:pPr>
        <w:spacing w:after="80"/>
      </w:pPr>
    </w:p>
    <w:p w14:paraId="0CA2EB6C" w14:textId="1533461E" w:rsidR="00000000" w:rsidRDefault="00000000">
      <w:pPr>
        <w:spacing w:after="160" w:line="360" w:lineRule="auto"/>
      </w:pPr>
      <w:r>
        <w:t>A second direction is to evaluate whether planning explicitly over the discrete token vocabulary provides advantages over policy gradient methods. The structured nature of a semantically grounded vocabulary</w:t>
      </w:r>
      <w:r w:rsidR="00BB6129">
        <w:t xml:space="preserve">, </w:t>
      </w:r>
      <w:r>
        <w:t>with dedicated tokens for discrete environment states</w:t>
      </w:r>
      <w:r w:rsidR="00BB6129">
        <w:t xml:space="preserve">, </w:t>
      </w:r>
      <w:r>
        <w:t xml:space="preserve">should in principle support more efficient model-based planning, since the world model can predict transitions at the token level rather than in a continuous latent space. The IRIS architecture (Micheli et al., 2023) provides a natural framework for this extension, with the object-centric encoder replacing the VQ-VAE </w:t>
      </w:r>
      <w:proofErr w:type="spellStart"/>
      <w:r>
        <w:t>tokeniser</w:t>
      </w:r>
      <w:proofErr w:type="spellEnd"/>
      <w:r>
        <w:t>.</w:t>
      </w:r>
    </w:p>
    <w:p w14:paraId="61BD7845" w14:textId="77777777" w:rsidR="00000000" w:rsidRDefault="00000000">
      <w:pPr>
        <w:spacing w:after="80"/>
      </w:pPr>
    </w:p>
    <w:p w14:paraId="0707E8CA" w14:textId="77777777" w:rsidR="00000000" w:rsidRDefault="00000000">
      <w:pPr>
        <w:spacing w:after="160" w:line="360" w:lineRule="auto"/>
      </w:pPr>
      <w:r>
        <w:t xml:space="preserve">Third, the </w:t>
      </w:r>
      <w:proofErr w:type="spellStart"/>
      <w:r>
        <w:t>neurosymbolic</w:t>
      </w:r>
      <w:proofErr w:type="spellEnd"/>
      <w:r>
        <w:t xml:space="preserve"> integration opportunity is particularly interesting. If codebook tokens reliably correspond to interpretable state concepts, they can serve as primitives for downstream symbolic reasoning: a logic program or planning algorithm could operate over token sequences rather than raw observations, combining the perceptual grounding of the learned encoder with the compositional expressiveness of symbolic methods. This direction aligns with the emerging field of </w:t>
      </w:r>
      <w:proofErr w:type="spellStart"/>
      <w:r>
        <w:t>neurosymbolic</w:t>
      </w:r>
      <w:proofErr w:type="spellEnd"/>
      <w:r>
        <w:t xml:space="preserve"> AI and would require evalu</w:t>
      </w:r>
      <w:r>
        <w:t>ating whether token-level representations are stable and compositional enough to support reliable symbolic inference.</w:t>
      </w:r>
    </w:p>
    <w:p w14:paraId="6F389ECB" w14:textId="77777777" w:rsidR="00000000" w:rsidRDefault="00000000">
      <w:pPr>
        <w:spacing w:after="80"/>
      </w:pPr>
    </w:p>
    <w:p w14:paraId="0F08FB9A" w14:textId="69088A0A" w:rsidR="00000000" w:rsidRDefault="00000000">
      <w:pPr>
        <w:spacing w:after="160" w:line="360" w:lineRule="auto"/>
      </w:pPr>
      <w:r>
        <w:t>Fourth, end-to-end training of the full pipeline</w:t>
      </w:r>
      <w:r w:rsidR="00BB6129">
        <w:t xml:space="preserve">, </w:t>
      </w:r>
      <w:r>
        <w:t>encoder, position embedding, and policy jointly</w:t>
      </w:r>
      <w:r w:rsidR="00BB6129">
        <w:t xml:space="preserve">, </w:t>
      </w:r>
      <w:r>
        <w:t xml:space="preserve">could be explored. The frozen-encoder approach used here sacrifices policy performance for interpretability; joint training with appropriate </w:t>
      </w:r>
      <w:proofErr w:type="spellStart"/>
      <w:r>
        <w:t>regularisation</w:t>
      </w:r>
      <w:proofErr w:type="spellEnd"/>
      <w:r>
        <w:t xml:space="preserve"> to maintain semantic alignment might achieve better performance without sacrificing the semantic structure of the codebook. Finally, multi-task </w:t>
      </w:r>
      <w:proofErr w:type="spellStart"/>
      <w:r>
        <w:t>generalisation</w:t>
      </w:r>
      <w:proofErr w:type="spellEnd"/>
      <w:r>
        <w:t xml:space="preserve"> experiments</w:t>
      </w:r>
      <w:r w:rsidR="00BB6129">
        <w:t xml:space="preserve">, </w:t>
      </w:r>
      <w:r>
        <w:t xml:space="preserve">training a single encoder on one </w:t>
      </w:r>
      <w:proofErr w:type="spellStart"/>
      <w:r>
        <w:t>MiniGrid</w:t>
      </w:r>
      <w:proofErr w:type="spellEnd"/>
      <w:r>
        <w:t xml:space="preserve"> task and evaluating the learned vocabulary’s transferability to a related task</w:t>
      </w:r>
      <w:r w:rsidR="00BB6129">
        <w:t xml:space="preserve">, </w:t>
      </w:r>
      <w:r>
        <w:t xml:space="preserve">would directly test whether semantically grounded discrete tokens support the cross-task </w:t>
      </w:r>
      <w:proofErr w:type="spellStart"/>
      <w:r>
        <w:t>generalisation</w:t>
      </w:r>
      <w:proofErr w:type="spellEnd"/>
      <w:r>
        <w:t xml:space="preserve"> that motivates the broader research </w:t>
      </w:r>
      <w:proofErr w:type="spellStart"/>
      <w:r>
        <w:t>programme</w:t>
      </w:r>
      <w:proofErr w:type="spellEnd"/>
      <w:r>
        <w:t>.</w:t>
      </w:r>
    </w:p>
    <w:p w14:paraId="14904DEF" w14:textId="77777777" w:rsidR="00000000" w:rsidRDefault="00000000">
      <w:pPr>
        <w:spacing w:after="80"/>
      </w:pPr>
    </w:p>
    <w:p w14:paraId="515026E2" w14:textId="77777777" w:rsidR="00000000" w:rsidRDefault="00000000">
      <w:pPr>
        <w:pStyle w:val="Heading1"/>
      </w:pPr>
      <w:r>
        <w:lastRenderedPageBreak/>
        <w:t>6. Conclusion</w:t>
      </w:r>
    </w:p>
    <w:p w14:paraId="157A4A40" w14:textId="77777777" w:rsidR="00000000" w:rsidRDefault="00000000">
      <w:pPr>
        <w:spacing w:after="80"/>
      </w:pPr>
    </w:p>
    <w:p w14:paraId="6662DB46" w14:textId="77777777" w:rsidR="00000000" w:rsidRDefault="00000000">
      <w:pPr>
        <w:spacing w:after="160" w:line="360" w:lineRule="auto"/>
      </w:pPr>
      <w:r>
        <w:t>This thesis addressed the question of to what degree discrete, Transformer-based state encoders can learn semantically meaningful abstractions in reinforcement learning environments. Three sub-questions were examined in sequence: codebook health, semantic alignment, and policy learning.</w:t>
      </w:r>
    </w:p>
    <w:p w14:paraId="581A022A" w14:textId="77777777" w:rsidR="00000000" w:rsidRDefault="00000000">
      <w:pPr>
        <w:spacing w:after="80"/>
      </w:pPr>
    </w:p>
    <w:p w14:paraId="37095674" w14:textId="77777777" w:rsidR="00000000" w:rsidRDefault="00000000">
      <w:pPr>
        <w:spacing w:after="160" w:line="360" w:lineRule="auto"/>
      </w:pPr>
      <w:r>
        <w:t xml:space="preserve">Regarding codebook health, the object-centric VQ encoder with EMA codebook updates and dead-code restart achieved full </w:t>
      </w:r>
      <w:proofErr w:type="spellStart"/>
      <w:r>
        <w:t>utilisation</w:t>
      </w:r>
      <w:proofErr w:type="spellEnd"/>
      <w:r>
        <w:t xml:space="preserve"> on the key and door heads (100% active codes) and 62% </w:t>
      </w:r>
      <w:proofErr w:type="spellStart"/>
      <w:r>
        <w:t>utilisation</w:t>
      </w:r>
      <w:proofErr w:type="spellEnd"/>
      <w:r>
        <w:t xml:space="preserve"> on the agent head, compared to 34% under the gradient-based baseline. The EMA mechanism is effective at preventing codebook collapse in RL observation datasets.</w:t>
      </w:r>
    </w:p>
    <w:p w14:paraId="4D57219A" w14:textId="77777777" w:rsidR="00000000" w:rsidRDefault="00000000">
      <w:pPr>
        <w:spacing w:after="80"/>
      </w:pPr>
    </w:p>
    <w:p w14:paraId="0921AD08" w14:textId="4F85BB92" w:rsidR="00000000" w:rsidRDefault="00000000">
      <w:pPr>
        <w:spacing w:after="160" w:line="360" w:lineRule="auto"/>
      </w:pPr>
      <w:r>
        <w:t xml:space="preserve">Regarding semantic alignment, the key head achieved a probe accuracy of 0.997 for the </w:t>
      </w:r>
      <w:proofErr w:type="spellStart"/>
      <w:r>
        <w:t>carrying_key</w:t>
      </w:r>
      <w:proofErr w:type="spellEnd"/>
      <w:r>
        <w:t xml:space="preserve"> label, with four codebook tokens exhibiting hard semantic purity (</w:t>
      </w:r>
      <w:proofErr w:type="gramStart"/>
      <w:r>
        <w:t>P(</w:t>
      </w:r>
      <w:proofErr w:type="spellStart"/>
      <w:proofErr w:type="gramEnd"/>
      <w:r>
        <w:t>carrying_key</w:t>
      </w:r>
      <w:proofErr w:type="spellEnd"/>
      <w:r>
        <w:t xml:space="preserve"> = True) = 1.000). The door head similarly produced a single dedicated open-state token. These results suggest that object-centric codebook </w:t>
      </w:r>
      <w:proofErr w:type="spellStart"/>
      <w:r>
        <w:t>factorisation</w:t>
      </w:r>
      <w:proofErr w:type="spellEnd"/>
      <w:r>
        <w:t>, combined with direct object-cell readout, enables a reconstruction-trained encoder to develop hard semantic partitions corresponding to discrete environment concepts</w:t>
      </w:r>
      <w:r w:rsidR="00BB6129">
        <w:t xml:space="preserve">, </w:t>
      </w:r>
      <w:r>
        <w:t>without any label supervision.</w:t>
      </w:r>
    </w:p>
    <w:p w14:paraId="32400E22" w14:textId="77777777" w:rsidR="00000000" w:rsidRDefault="00000000">
      <w:pPr>
        <w:spacing w:after="80"/>
      </w:pPr>
    </w:p>
    <w:p w14:paraId="31D8E691" w14:textId="519BCA33" w:rsidR="00000000" w:rsidRDefault="00000000">
      <w:pPr>
        <w:spacing w:after="160" w:line="360" w:lineRule="auto"/>
      </w:pPr>
      <w:r>
        <w:t>Regarding policy learning, the proposed OC-All-Disc condition achieved a mean return of 0.768 ± 0.158 across five seeds at 200k environment steps, with all seeds converging and individual seeds reaching 0.970. The ablation analysis revealed that spatial information is a binding constraint for this task, and that the pre-trained 32-dimensional position embedding outperforms oracle float coordinates. However, OC-All-Disc does not improve sample efficiency over raw pixel observations for DoorKey-5x5</w:t>
      </w:r>
      <w:r w:rsidR="00BB6129">
        <w:t xml:space="preserve">, </w:t>
      </w:r>
      <w:r>
        <w:t>the approach’s primary contribution is interpretability, not data efficiency.</w:t>
      </w:r>
    </w:p>
    <w:p w14:paraId="4D461264" w14:textId="77777777" w:rsidR="00000000" w:rsidRDefault="00000000">
      <w:pPr>
        <w:spacing w:after="80"/>
      </w:pPr>
    </w:p>
    <w:p w14:paraId="3CE90F01" w14:textId="77777777" w:rsidR="00000000" w:rsidRDefault="00000000">
      <w:pPr>
        <w:spacing w:after="160" w:line="360" w:lineRule="auto"/>
      </w:pPr>
      <w:r>
        <w:t xml:space="preserve">The most promising direction for future work is extending the evaluation to larger environments and exploring whether semantically grounded discrete tokens can support explicit planning or </w:t>
      </w:r>
      <w:proofErr w:type="spellStart"/>
      <w:r>
        <w:t>neurosymbolic</w:t>
      </w:r>
      <w:proofErr w:type="spellEnd"/>
      <w:r>
        <w:t xml:space="preserve"> reasoning. The present results establish that semantic alignment can be achieved through object-centric inductive biases; the practical benefits of this alignment for </w:t>
      </w:r>
      <w:proofErr w:type="spellStart"/>
      <w:r>
        <w:t>generalisation</w:t>
      </w:r>
      <w:proofErr w:type="spellEnd"/>
      <w:r>
        <w:t xml:space="preserve"> and planning remain to be demonstrated.</w:t>
      </w:r>
    </w:p>
    <w:p w14:paraId="44BA04D4" w14:textId="77777777" w:rsidR="00000000" w:rsidRDefault="00000000">
      <w:pPr>
        <w:spacing w:after="80"/>
      </w:pPr>
    </w:p>
    <w:p w14:paraId="212E5676" w14:textId="77777777" w:rsidR="00000000" w:rsidRDefault="00000000">
      <w:pPr>
        <w:pStyle w:val="Heading1"/>
      </w:pPr>
      <w:r>
        <w:t>References</w:t>
      </w:r>
    </w:p>
    <w:p w14:paraId="3AA72225" w14:textId="77777777" w:rsidR="00EE11D1" w:rsidRDefault="00EE11D1">
      <w:pPr>
        <w:spacing w:after="80"/>
      </w:pPr>
    </w:p>
    <w:p w14:paraId="38D5B697" w14:textId="77777777" w:rsidR="00EE11D1" w:rsidRDefault="00000000">
      <w:pPr>
        <w:spacing w:after="160" w:line="360" w:lineRule="auto"/>
      </w:pPr>
      <w:r>
        <w:t>Alain, G., &amp; Bengio, Y. (2017). Understanding intermediate layers using linear classifier probes. ICLR Workshop.</w:t>
      </w:r>
    </w:p>
    <w:p w14:paraId="79CA8DD4" w14:textId="77777777" w:rsidR="00EE11D1" w:rsidRDefault="00000000">
      <w:pPr>
        <w:spacing w:after="160" w:line="360" w:lineRule="auto"/>
        <w:rPr>
          <w:lang w:val="nl-NL"/>
        </w:rPr>
      </w:pPr>
      <w:r>
        <w:t xml:space="preserve">Agarwal, R., Schwarzer, M., Castro, P. S., Courville, A., &amp; Bellemare, M. G. (2021). Deep reinforcement learning at the edge of the statistical precipice. </w:t>
      </w:r>
      <w:proofErr w:type="spellStart"/>
      <w:r>
        <w:rPr>
          <w:lang w:val="nl-NL"/>
        </w:rPr>
        <w:t>NeurIPS</w:t>
      </w:r>
      <w:proofErr w:type="spellEnd"/>
      <w:r>
        <w:rPr>
          <w:lang w:val="nl-NL"/>
        </w:rPr>
        <w:t>.</w:t>
      </w:r>
    </w:p>
    <w:p w14:paraId="6AAFE916" w14:textId="77777777" w:rsidR="00EE11D1" w:rsidRDefault="00000000">
      <w:pPr>
        <w:spacing w:after="160" w:line="360" w:lineRule="auto"/>
      </w:pPr>
      <w:proofErr w:type="spellStart"/>
      <w:r>
        <w:rPr>
          <w:lang w:val="nl-NL"/>
        </w:rPr>
        <w:t>Chevalier-Boisvert</w:t>
      </w:r>
      <w:proofErr w:type="spellEnd"/>
      <w:r>
        <w:rPr>
          <w:lang w:val="nl-NL"/>
        </w:rPr>
        <w:t xml:space="preserve">, M., Dai, B., Towers, M., et al. </w:t>
      </w:r>
      <w:r>
        <w:t xml:space="preserve">(2023). </w:t>
      </w:r>
      <w:proofErr w:type="spellStart"/>
      <w:r>
        <w:t>Minigrid</w:t>
      </w:r>
      <w:proofErr w:type="spellEnd"/>
      <w:r>
        <w:t xml:space="preserve"> &amp; </w:t>
      </w:r>
      <w:proofErr w:type="spellStart"/>
      <w:r>
        <w:t>miniworld</w:t>
      </w:r>
      <w:proofErr w:type="spellEnd"/>
      <w:r>
        <w:t xml:space="preserve">: Modular &amp; customizable reinforcement learning environments for goal-oriented tasks. </w:t>
      </w:r>
      <w:proofErr w:type="spellStart"/>
      <w:r>
        <w:t>NeurIPS</w:t>
      </w:r>
      <w:proofErr w:type="spellEnd"/>
      <w:r>
        <w:t xml:space="preserve"> Datasets and Benchmarks.</w:t>
      </w:r>
    </w:p>
    <w:p w14:paraId="798DE08F" w14:textId="77777777" w:rsidR="00EE11D1" w:rsidRDefault="00000000">
      <w:pPr>
        <w:spacing w:after="160" w:line="360" w:lineRule="auto"/>
      </w:pPr>
      <w:r>
        <w:t>Doshi-Velez, F., &amp; Kim, B. (2017). Towards a rigorous science of interpretable machine learning. arXiv:1702.08608.</w:t>
      </w:r>
    </w:p>
    <w:p w14:paraId="52ECB98C" w14:textId="77777777" w:rsidR="00EE11D1" w:rsidRDefault="00000000">
      <w:pPr>
        <w:spacing w:after="160" w:line="360" w:lineRule="auto"/>
      </w:pPr>
      <w:r>
        <w:t xml:space="preserve">Hafner, D., </w:t>
      </w:r>
      <w:proofErr w:type="spellStart"/>
      <w:r>
        <w:t>Lillicrap</w:t>
      </w:r>
      <w:proofErr w:type="spellEnd"/>
      <w:r>
        <w:t>, T., Fischer, I., Villegas, R., Ha, D., Lee, H., &amp; Davidson, J. (2019). Learning latent dynamics for planning from pixels. ICML.</w:t>
      </w:r>
    </w:p>
    <w:p w14:paraId="5E970367" w14:textId="77777777" w:rsidR="00EE11D1" w:rsidRDefault="00000000">
      <w:pPr>
        <w:spacing w:after="160" w:line="360" w:lineRule="auto"/>
      </w:pPr>
      <w:r>
        <w:t xml:space="preserve">Hafner, D., </w:t>
      </w:r>
      <w:proofErr w:type="spellStart"/>
      <w:r>
        <w:t>Lillicrap</w:t>
      </w:r>
      <w:proofErr w:type="spellEnd"/>
      <w:r>
        <w:t xml:space="preserve">, T., </w:t>
      </w:r>
      <w:proofErr w:type="spellStart"/>
      <w:r>
        <w:t>Norouzi</w:t>
      </w:r>
      <w:proofErr w:type="spellEnd"/>
      <w:r>
        <w:t>, M., &amp; Ba, J. (2020). Dream to control: Learning behaviors by latent imagination. ICLR.</w:t>
      </w:r>
    </w:p>
    <w:p w14:paraId="626A7490" w14:textId="77777777" w:rsidR="00EE11D1" w:rsidRDefault="00000000">
      <w:pPr>
        <w:spacing w:after="160" w:line="360" w:lineRule="auto"/>
      </w:pPr>
      <w:r>
        <w:t xml:space="preserve">Hafner, D., </w:t>
      </w:r>
      <w:proofErr w:type="spellStart"/>
      <w:r>
        <w:t>Pasukonis</w:t>
      </w:r>
      <w:proofErr w:type="spellEnd"/>
      <w:r>
        <w:t xml:space="preserve">, J., Ba, J., &amp; </w:t>
      </w:r>
      <w:proofErr w:type="spellStart"/>
      <w:r>
        <w:t>Lillicrap</w:t>
      </w:r>
      <w:proofErr w:type="spellEnd"/>
      <w:r>
        <w:t>, T. (2023). Mastering diverse domains through world models. arXiv:2301.04104.</w:t>
      </w:r>
    </w:p>
    <w:p w14:paraId="2906929A" w14:textId="77777777" w:rsidR="00EE11D1" w:rsidRDefault="00000000">
      <w:pPr>
        <w:spacing w:after="160" w:line="360" w:lineRule="auto"/>
      </w:pPr>
      <w:r>
        <w:rPr>
          <w:lang w:val="nl-NL"/>
        </w:rPr>
        <w:t xml:space="preserve">Hansen, N., </w:t>
      </w:r>
      <w:proofErr w:type="spellStart"/>
      <w:r>
        <w:rPr>
          <w:lang w:val="nl-NL"/>
        </w:rPr>
        <w:t>Su</w:t>
      </w:r>
      <w:proofErr w:type="spellEnd"/>
      <w:r>
        <w:rPr>
          <w:lang w:val="nl-NL"/>
        </w:rPr>
        <w:t xml:space="preserve">, H., &amp; Wang, X. (2024). </w:t>
      </w:r>
      <w:r>
        <w:t>TD-MPC2: Scalable, robust world models for continuous control. ICLR.</w:t>
      </w:r>
    </w:p>
    <w:p w14:paraId="7C32F30F" w14:textId="77777777" w:rsidR="00EE11D1" w:rsidRDefault="00000000">
      <w:pPr>
        <w:spacing w:after="160" w:line="360" w:lineRule="auto"/>
      </w:pPr>
      <w:r>
        <w:t xml:space="preserve">Higgins, I., Matthey, L., Pal, A., Burgess, C., </w:t>
      </w:r>
      <w:proofErr w:type="spellStart"/>
      <w:r>
        <w:t>Glorot</w:t>
      </w:r>
      <w:proofErr w:type="spellEnd"/>
      <w:r>
        <w:t xml:space="preserve">, X., </w:t>
      </w:r>
      <w:proofErr w:type="spellStart"/>
      <w:r>
        <w:t>Botvinick</w:t>
      </w:r>
      <w:proofErr w:type="spellEnd"/>
      <w:r>
        <w:t xml:space="preserve">, M., Mohamed, S., &amp; </w:t>
      </w:r>
      <w:proofErr w:type="spellStart"/>
      <w:r>
        <w:t>Lerchner</w:t>
      </w:r>
      <w:proofErr w:type="spellEnd"/>
      <w:r>
        <w:t>, A. (2017). beta-VAE: Learning basic visual concepts with a constrained variational framework. ICLR.</w:t>
      </w:r>
    </w:p>
    <w:p w14:paraId="49A393D7" w14:textId="77777777" w:rsidR="00EE11D1" w:rsidRDefault="00000000">
      <w:pPr>
        <w:spacing w:after="160" w:line="360" w:lineRule="auto"/>
      </w:pPr>
      <w:r>
        <w:t xml:space="preserve">Janner, M., Li, Q., &amp; Levine, S. (2021). Offline reinforcement learning as one big sequence modeling problem. </w:t>
      </w:r>
      <w:proofErr w:type="spellStart"/>
      <w:r>
        <w:t>NeurIPS</w:t>
      </w:r>
      <w:proofErr w:type="spellEnd"/>
      <w:r>
        <w:t>.</w:t>
      </w:r>
    </w:p>
    <w:p w14:paraId="236B6FA8" w14:textId="77777777" w:rsidR="00EE11D1" w:rsidRDefault="00000000">
      <w:pPr>
        <w:spacing w:after="160" w:line="360" w:lineRule="auto"/>
      </w:pPr>
      <w:r>
        <w:t xml:space="preserve">Kaiser, L., </w:t>
      </w:r>
      <w:proofErr w:type="spellStart"/>
      <w:r>
        <w:t>Babaeizadeh</w:t>
      </w:r>
      <w:proofErr w:type="spellEnd"/>
      <w:r>
        <w:t xml:space="preserve">, M., Milos, P., Osinski, B., Campbell, R. H., </w:t>
      </w:r>
      <w:proofErr w:type="spellStart"/>
      <w:r>
        <w:t>Czechowski</w:t>
      </w:r>
      <w:proofErr w:type="spellEnd"/>
      <w:r>
        <w:t xml:space="preserve">, K., Erhan, D., Finn, C., </w:t>
      </w:r>
      <w:proofErr w:type="spellStart"/>
      <w:r>
        <w:t>Kozakowski</w:t>
      </w:r>
      <w:proofErr w:type="spellEnd"/>
      <w:r>
        <w:t xml:space="preserve">, P., Levine, S., Mohiuddin, A., </w:t>
      </w:r>
      <w:proofErr w:type="spellStart"/>
      <w:r>
        <w:t>Sepassi</w:t>
      </w:r>
      <w:proofErr w:type="spellEnd"/>
      <w:r>
        <w:t xml:space="preserve">, R., Tucker, G., &amp; </w:t>
      </w:r>
      <w:proofErr w:type="spellStart"/>
      <w:r>
        <w:t>Michalewski</w:t>
      </w:r>
      <w:proofErr w:type="spellEnd"/>
      <w:r>
        <w:t>, H. (2019). Model-based reinforcement learning for Atari. ICLR.</w:t>
      </w:r>
    </w:p>
    <w:p w14:paraId="6BA73D9F" w14:textId="77777777" w:rsidR="00EE11D1" w:rsidRDefault="00000000">
      <w:pPr>
        <w:spacing w:after="160" w:line="360" w:lineRule="auto"/>
      </w:pPr>
      <w:r>
        <w:lastRenderedPageBreak/>
        <w:t xml:space="preserve">Koh, P. W., Nguyen, T., Tang, Y. S., </w:t>
      </w:r>
      <w:proofErr w:type="spellStart"/>
      <w:r>
        <w:t>Mussmann</w:t>
      </w:r>
      <w:proofErr w:type="spellEnd"/>
      <w:r>
        <w:t>, S., Pierson, E., Kim, B., &amp; Liang, P. (2020). Concept bottleneck models. ICML.</w:t>
      </w:r>
    </w:p>
    <w:p w14:paraId="09F3E271" w14:textId="77777777" w:rsidR="00EE11D1" w:rsidRDefault="00000000">
      <w:pPr>
        <w:spacing w:after="160" w:line="360" w:lineRule="auto"/>
      </w:pPr>
      <w:r>
        <w:t xml:space="preserve">Levine, S., Finn, C., Darrell, T., &amp; </w:t>
      </w:r>
      <w:proofErr w:type="spellStart"/>
      <w:r>
        <w:t>Abbeel</w:t>
      </w:r>
      <w:proofErr w:type="spellEnd"/>
      <w:r>
        <w:t>, P. (2016). End-to-end training of deep visuomotor policies. JMLR.</w:t>
      </w:r>
    </w:p>
    <w:p w14:paraId="6C42CF42" w14:textId="77777777" w:rsidR="00EE11D1" w:rsidRDefault="00000000">
      <w:pPr>
        <w:spacing w:after="160" w:line="360" w:lineRule="auto"/>
      </w:pPr>
      <w:r>
        <w:t xml:space="preserve">Mentzer, F., Foster, D., </w:t>
      </w:r>
      <w:proofErr w:type="spellStart"/>
      <w:r>
        <w:t>Minnen</w:t>
      </w:r>
      <w:proofErr w:type="spellEnd"/>
      <w:r>
        <w:t xml:space="preserve">, D., </w:t>
      </w:r>
      <w:proofErr w:type="spellStart"/>
      <w:r>
        <w:t>Agustsson</w:t>
      </w:r>
      <w:proofErr w:type="spellEnd"/>
      <w:r>
        <w:t xml:space="preserve">, E., &amp; </w:t>
      </w:r>
      <w:proofErr w:type="spellStart"/>
      <w:r>
        <w:t>Toderici</w:t>
      </w:r>
      <w:proofErr w:type="spellEnd"/>
      <w:r>
        <w:t>, G. (2023). Finite scalar quantization: VQ-VAE made simple. arXiv:2309.15505.</w:t>
      </w:r>
    </w:p>
    <w:p w14:paraId="5A15F862" w14:textId="77777777" w:rsidR="00EE11D1" w:rsidRDefault="00000000">
      <w:pPr>
        <w:spacing w:after="160" w:line="360" w:lineRule="auto"/>
      </w:pPr>
      <w:r>
        <w:t>Micheli, V., Alonso, E., &amp; Fleuret, F. (2023). Transformers are sample-efficient world models. ICLR.</w:t>
      </w:r>
    </w:p>
    <w:p w14:paraId="17E6A68A" w14:textId="77777777" w:rsidR="00EE11D1" w:rsidRDefault="00000000">
      <w:pPr>
        <w:spacing w:after="160" w:line="360" w:lineRule="auto"/>
      </w:pPr>
      <w:proofErr w:type="spellStart"/>
      <w:r>
        <w:t>Mnih</w:t>
      </w:r>
      <w:proofErr w:type="spellEnd"/>
      <w:r>
        <w:t xml:space="preserve">, V., </w:t>
      </w:r>
      <w:proofErr w:type="spellStart"/>
      <w:r>
        <w:t>Kavukcuoglu</w:t>
      </w:r>
      <w:proofErr w:type="spellEnd"/>
      <w:r>
        <w:t xml:space="preserve">, K., Silver, D., </w:t>
      </w:r>
      <w:proofErr w:type="spellStart"/>
      <w:r>
        <w:t>Rusu</w:t>
      </w:r>
      <w:proofErr w:type="spellEnd"/>
      <w:r>
        <w:t xml:space="preserve">, A. A., </w:t>
      </w:r>
      <w:proofErr w:type="spellStart"/>
      <w:r>
        <w:t>Veness</w:t>
      </w:r>
      <w:proofErr w:type="spellEnd"/>
      <w:r>
        <w:t xml:space="preserve">, J., Bellemare, M. G., Graves, A., </w:t>
      </w:r>
      <w:proofErr w:type="spellStart"/>
      <w:r>
        <w:t>Riedmiller</w:t>
      </w:r>
      <w:proofErr w:type="spellEnd"/>
      <w:r>
        <w:t xml:space="preserve">, M., </w:t>
      </w:r>
      <w:proofErr w:type="spellStart"/>
      <w:r>
        <w:t>Fidjeland</w:t>
      </w:r>
      <w:proofErr w:type="spellEnd"/>
      <w:r>
        <w:t xml:space="preserve">, A. K., </w:t>
      </w:r>
      <w:proofErr w:type="spellStart"/>
      <w:r>
        <w:t>Ostrovski</w:t>
      </w:r>
      <w:proofErr w:type="spellEnd"/>
      <w:r>
        <w:t xml:space="preserve">, G., Petersen, S., Beattie, C., Sadik, A., </w:t>
      </w:r>
      <w:proofErr w:type="spellStart"/>
      <w:r>
        <w:t>Antonoglou</w:t>
      </w:r>
      <w:proofErr w:type="spellEnd"/>
      <w:r>
        <w:t xml:space="preserve">, I., King, H., Kumaran, D., </w:t>
      </w:r>
      <w:proofErr w:type="spellStart"/>
      <w:r>
        <w:t>Wierstra</w:t>
      </w:r>
      <w:proofErr w:type="spellEnd"/>
      <w:r>
        <w:t>, D., Legg, S., &amp; Hassabis, D. (2015). Human-level control through deep reinforcement learning. Nature, 518, 529-533.</w:t>
      </w:r>
    </w:p>
    <w:p w14:paraId="068FB4EF" w14:textId="77777777" w:rsidR="00EE11D1" w:rsidRDefault="00000000">
      <w:pPr>
        <w:spacing w:after="160" w:line="360" w:lineRule="auto"/>
      </w:pPr>
      <w:r>
        <w:t xml:space="preserve">Ramesh, A., Pavlov, M., Goh, G., Gray, S., Voss, C., Radford, A., Chen, M., &amp; </w:t>
      </w:r>
      <w:proofErr w:type="spellStart"/>
      <w:r>
        <w:t>Sutskever</w:t>
      </w:r>
      <w:proofErr w:type="spellEnd"/>
      <w:r>
        <w:t>, I. (2021). Zero-shot text-to-image generation. ICML.</w:t>
      </w:r>
    </w:p>
    <w:p w14:paraId="521CDC29" w14:textId="77777777" w:rsidR="00EE11D1" w:rsidRDefault="00000000">
      <w:pPr>
        <w:spacing w:after="160" w:line="360" w:lineRule="auto"/>
      </w:pPr>
      <w:r>
        <w:t xml:space="preserve">Razavi, A., van den Oord, A., &amp; </w:t>
      </w:r>
      <w:proofErr w:type="spellStart"/>
      <w:r>
        <w:t>Vinyals</w:t>
      </w:r>
      <w:proofErr w:type="spellEnd"/>
      <w:r>
        <w:t xml:space="preserve">, O. (2019). Generating diverse high-fidelity images with VQ-VAE-2. </w:t>
      </w:r>
      <w:proofErr w:type="spellStart"/>
      <w:r>
        <w:t>NeurIPS</w:t>
      </w:r>
      <w:proofErr w:type="spellEnd"/>
      <w:r>
        <w:t>.</w:t>
      </w:r>
    </w:p>
    <w:p w14:paraId="3836F899" w14:textId="77777777" w:rsidR="00EE11D1" w:rsidRDefault="00000000">
      <w:pPr>
        <w:spacing w:after="160" w:line="360" w:lineRule="auto"/>
      </w:pPr>
      <w:r>
        <w:t xml:space="preserve">Reed, S., </w:t>
      </w:r>
      <w:proofErr w:type="spellStart"/>
      <w:r>
        <w:t>Zolna</w:t>
      </w:r>
      <w:proofErr w:type="spellEnd"/>
      <w:r>
        <w:t xml:space="preserve">, K., </w:t>
      </w:r>
      <w:proofErr w:type="spellStart"/>
      <w:r>
        <w:t>Parisotto</w:t>
      </w:r>
      <w:proofErr w:type="spellEnd"/>
      <w:r>
        <w:t xml:space="preserve">, E., </w:t>
      </w:r>
      <w:proofErr w:type="spellStart"/>
      <w:r>
        <w:t>Colmenarejo</w:t>
      </w:r>
      <w:proofErr w:type="spellEnd"/>
      <w:r>
        <w:t xml:space="preserve">, S. G., Novikov, A., Barth-Maron, G., Gimenez, M., </w:t>
      </w:r>
      <w:proofErr w:type="spellStart"/>
      <w:r>
        <w:t>Sulsky</w:t>
      </w:r>
      <w:proofErr w:type="spellEnd"/>
      <w:r>
        <w:t xml:space="preserve">, Y., Kay, J., </w:t>
      </w:r>
      <w:proofErr w:type="spellStart"/>
      <w:r>
        <w:t>Springenberg</w:t>
      </w:r>
      <w:proofErr w:type="spellEnd"/>
      <w:r>
        <w:t xml:space="preserve">, J. T., Eccles, T., Bruce, J., Razavi, A., Edwards, A., </w:t>
      </w:r>
      <w:proofErr w:type="spellStart"/>
      <w:r>
        <w:t>Heess</w:t>
      </w:r>
      <w:proofErr w:type="spellEnd"/>
      <w:r>
        <w:t xml:space="preserve">, N., Chen, Y., Hadsell, R., </w:t>
      </w:r>
      <w:proofErr w:type="spellStart"/>
      <w:r>
        <w:t>Vinyals</w:t>
      </w:r>
      <w:proofErr w:type="spellEnd"/>
      <w:r>
        <w:t>, O., Cabi, S., &amp; de Freitas, N. (2022). A generalist agent. TMLR.</w:t>
      </w:r>
    </w:p>
    <w:p w14:paraId="2FEBC80B" w14:textId="77777777" w:rsidR="00EE11D1" w:rsidRDefault="00000000">
      <w:pPr>
        <w:spacing w:after="160" w:line="360" w:lineRule="auto"/>
      </w:pPr>
      <w:r>
        <w:t xml:space="preserve">Schulman, J., Wolski, F., </w:t>
      </w:r>
      <w:proofErr w:type="spellStart"/>
      <w:r>
        <w:t>Dhariwal</w:t>
      </w:r>
      <w:proofErr w:type="spellEnd"/>
      <w:r>
        <w:t>, P., Radford, A., &amp; Klimov, O. (2017). Proximal policy optimization algorithms. arXiv:1707.06347.</w:t>
      </w:r>
    </w:p>
    <w:p w14:paraId="03662C43" w14:textId="77777777" w:rsidR="00EE11D1" w:rsidRDefault="00000000">
      <w:pPr>
        <w:spacing w:after="160" w:line="360" w:lineRule="auto"/>
      </w:pPr>
      <w:proofErr w:type="gramStart"/>
      <w:r>
        <w:rPr>
          <w:lang w:val="nl-NL"/>
        </w:rPr>
        <w:t>van</w:t>
      </w:r>
      <w:proofErr w:type="gramEnd"/>
      <w:r>
        <w:rPr>
          <w:lang w:val="nl-NL"/>
        </w:rPr>
        <w:t xml:space="preserve"> den Oord, A., </w:t>
      </w:r>
      <w:proofErr w:type="spellStart"/>
      <w:r>
        <w:rPr>
          <w:lang w:val="nl-NL"/>
        </w:rPr>
        <w:t>Vinyals</w:t>
      </w:r>
      <w:proofErr w:type="spellEnd"/>
      <w:r>
        <w:rPr>
          <w:lang w:val="nl-NL"/>
        </w:rPr>
        <w:t xml:space="preserve">, O., &amp; </w:t>
      </w:r>
      <w:proofErr w:type="spellStart"/>
      <w:r>
        <w:rPr>
          <w:lang w:val="nl-NL"/>
        </w:rPr>
        <w:t>Kavukcuoglu</w:t>
      </w:r>
      <w:proofErr w:type="spellEnd"/>
      <w:r>
        <w:rPr>
          <w:lang w:val="nl-NL"/>
        </w:rPr>
        <w:t xml:space="preserve">, K. (2017). </w:t>
      </w:r>
      <w:r>
        <w:t xml:space="preserve">Neural discrete representation learning. </w:t>
      </w:r>
      <w:proofErr w:type="spellStart"/>
      <w:r>
        <w:t>NeurIPS</w:t>
      </w:r>
      <w:proofErr w:type="spellEnd"/>
      <w:r>
        <w:t>.</w:t>
      </w:r>
    </w:p>
    <w:p w14:paraId="01BCA6CA" w14:textId="77777777" w:rsidR="00EE11D1" w:rsidRDefault="00000000">
      <w:pPr>
        <w:spacing w:after="160" w:line="360" w:lineRule="auto"/>
      </w:pPr>
      <w:r>
        <w:t>Fang, Z., &amp; Sims, C. R. (2025). Humans learn generalizable representations through efficient coding. Nature communications, 16(1), 3989. https://doi.org/10.1038/s41467-025-58848-6</w:t>
      </w:r>
    </w:p>
    <w:p w14:paraId="3D573972" w14:textId="77777777" w:rsidR="00EE11D1" w:rsidRDefault="00EE11D1">
      <w:pPr>
        <w:spacing w:after="80"/>
      </w:pPr>
    </w:p>
    <w:p w14:paraId="5643AEBF" w14:textId="77777777" w:rsidR="00EE11D1" w:rsidRDefault="00000000">
      <w:r>
        <w:br w:type="page"/>
      </w:r>
    </w:p>
    <w:p w14:paraId="7D93A82E" w14:textId="77777777" w:rsidR="00EE11D1" w:rsidRDefault="00000000">
      <w:pPr>
        <w:pStyle w:val="Heading1"/>
      </w:pPr>
      <w:r>
        <w:lastRenderedPageBreak/>
        <w:t>Appendix A: Hyperparameter Tables</w:t>
      </w:r>
    </w:p>
    <w:p w14:paraId="7D4C4BDC" w14:textId="77777777" w:rsidR="00000000" w:rsidRDefault="00000000">
      <w:pPr>
        <w:spacing w:after="80"/>
      </w:pPr>
    </w:p>
    <w:p w14:paraId="47D01B2D" w14:textId="77777777" w:rsidR="00000000" w:rsidRDefault="00000000">
      <w:pPr>
        <w:spacing w:after="160" w:line="360" w:lineRule="auto"/>
      </w:pPr>
      <w:r>
        <w:t>Table A1 lists the hyperparameters used for encoder pre-training. Table A2 lists the PPO hyperparameters used for policy learning across all conditions.</w:t>
      </w:r>
    </w:p>
    <w:p w14:paraId="6F2E0776" w14:textId="77777777" w:rsidR="00000000" w:rsidRDefault="00000000">
      <w:pPr>
        <w:spacing w:after="80"/>
      </w:pPr>
    </w:p>
    <w:p w14:paraId="79A19317" w14:textId="77777777" w:rsidR="00000000" w:rsidRDefault="00000000">
      <w:pPr>
        <w:spacing w:after="80" w:line="360" w:lineRule="auto"/>
      </w:pPr>
      <w:r>
        <w:rPr>
          <w:b/>
          <w:bCs/>
        </w:rPr>
        <w:t>Table A1. Encoder pre-training hyperparameters.</w:t>
      </w:r>
    </w:p>
    <w:tbl>
      <w:tblPr>
        <w:tblW w:w="8026" w:type="dxa"/>
        <w:tblBorders>
          <w:top w:val="single" w:sz="4" w:space="0" w:color="999999"/>
          <w:left w:val="single" w:sz="4" w:space="0" w:color="999999"/>
          <w:bottom w:val="single" w:sz="4" w:space="0" w:color="999999"/>
          <w:right w:val="single" w:sz="4" w:space="0" w:color="999999"/>
        </w:tblBorders>
        <w:tblCellMar>
          <w:top w:w="60" w:type="dxa"/>
          <w:left w:w="120" w:type="dxa"/>
          <w:bottom w:w="60" w:type="dxa"/>
          <w:right w:w="120" w:type="dxa"/>
        </w:tblCellMar>
        <w:tblLook w:val="04A0" w:firstRow="1" w:lastRow="0" w:firstColumn="1" w:lastColumn="0" w:noHBand="0" w:noVBand="1"/>
      </w:tblPr>
      <w:tblGrid>
        <w:gridCol w:w="4000"/>
        <w:gridCol w:w="4026"/>
      </w:tblGrid>
      <w:tr w:rsidR="00082D5A" w14:paraId="703EEE5A" w14:textId="77777777">
        <w:tc>
          <w:tcPr>
            <w:tcW w:w="40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5BF85A6A" w14:textId="77777777" w:rsidR="00082D5A" w:rsidRDefault="00000000">
            <w:pPr>
              <w:spacing w:after="40"/>
            </w:pPr>
            <w:r>
              <w:rPr>
                <w:b/>
                <w:bCs/>
                <w:sz w:val="20"/>
                <w:szCs w:val="20"/>
              </w:rPr>
              <w:t>Hyperparameter</w:t>
            </w:r>
          </w:p>
        </w:tc>
        <w:tc>
          <w:tcPr>
            <w:tcW w:w="4026"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61B17769" w14:textId="77777777" w:rsidR="00082D5A" w:rsidRDefault="00000000">
            <w:pPr>
              <w:spacing w:after="40"/>
            </w:pPr>
            <w:r>
              <w:rPr>
                <w:b/>
                <w:bCs/>
                <w:sz w:val="20"/>
                <w:szCs w:val="20"/>
              </w:rPr>
              <w:t>Value</w:t>
            </w:r>
          </w:p>
        </w:tc>
      </w:tr>
      <w:tr w:rsidR="00082D5A" w14:paraId="373B0002"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94AF286" w14:textId="77777777" w:rsidR="00082D5A" w:rsidRDefault="00000000">
            <w:pPr>
              <w:spacing w:after="40"/>
            </w:pPr>
            <w:r>
              <w:rPr>
                <w:sz w:val="20"/>
                <w:szCs w:val="20"/>
              </w:rPr>
              <w:t>Batch size</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B46D3E0" w14:textId="77777777" w:rsidR="00082D5A" w:rsidRDefault="00000000">
            <w:pPr>
              <w:spacing w:after="40"/>
            </w:pPr>
            <w:r>
              <w:rPr>
                <w:sz w:val="20"/>
                <w:szCs w:val="20"/>
              </w:rPr>
              <w:t>128</w:t>
            </w:r>
          </w:p>
        </w:tc>
      </w:tr>
      <w:tr w:rsidR="00082D5A" w14:paraId="06746D68"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D7C1913" w14:textId="77777777" w:rsidR="00082D5A" w:rsidRDefault="00000000">
            <w:pPr>
              <w:spacing w:after="40"/>
            </w:pPr>
            <w:r>
              <w:rPr>
                <w:sz w:val="20"/>
                <w:szCs w:val="20"/>
              </w:rPr>
              <w:t>Epochs</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CDAF1A0" w14:textId="77777777" w:rsidR="00082D5A" w:rsidRDefault="00000000">
            <w:pPr>
              <w:spacing w:after="40"/>
            </w:pPr>
            <w:r>
              <w:rPr>
                <w:sz w:val="20"/>
                <w:szCs w:val="20"/>
              </w:rPr>
              <w:t>80</w:t>
            </w:r>
          </w:p>
        </w:tc>
      </w:tr>
      <w:tr w:rsidR="00082D5A" w14:paraId="05451A16"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B95DFEF" w14:textId="77777777" w:rsidR="00082D5A" w:rsidRDefault="00000000">
            <w:pPr>
              <w:spacing w:after="40"/>
            </w:pPr>
            <w:r>
              <w:rPr>
                <w:sz w:val="20"/>
                <w:szCs w:val="20"/>
              </w:rPr>
              <w:t>Learning rate (Adam)</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FBCB3A7" w14:textId="77777777" w:rsidR="00082D5A" w:rsidRDefault="00000000">
            <w:pPr>
              <w:spacing w:after="40"/>
            </w:pPr>
            <w:r>
              <w:rPr>
                <w:sz w:val="20"/>
                <w:szCs w:val="20"/>
              </w:rPr>
              <w:t>3 × 10⁻³</w:t>
            </w:r>
          </w:p>
        </w:tc>
      </w:tr>
      <w:tr w:rsidR="00082D5A" w14:paraId="5FC0CA01"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706809A" w14:textId="77777777" w:rsidR="00082D5A" w:rsidRDefault="00000000">
            <w:pPr>
              <w:spacing w:after="40"/>
            </w:pPr>
            <w:r>
              <w:rPr>
                <w:sz w:val="20"/>
                <w:szCs w:val="20"/>
              </w:rPr>
              <w:t>Commitment loss coefficient (β)</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F808024" w14:textId="77777777" w:rsidR="00082D5A" w:rsidRDefault="00000000">
            <w:pPr>
              <w:spacing w:after="40"/>
            </w:pPr>
            <w:r>
              <w:rPr>
                <w:sz w:val="20"/>
                <w:szCs w:val="20"/>
              </w:rPr>
              <w:t>0.10</w:t>
            </w:r>
          </w:p>
        </w:tc>
      </w:tr>
      <w:tr w:rsidR="00082D5A" w14:paraId="11E7EC34"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2127BE8" w14:textId="77777777" w:rsidR="00082D5A" w:rsidRDefault="00000000">
            <w:pPr>
              <w:spacing w:after="40"/>
            </w:pPr>
            <w:r>
              <w:rPr>
                <w:sz w:val="20"/>
                <w:szCs w:val="20"/>
              </w:rPr>
              <w:t>EMA decay</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A282A35" w14:textId="77777777" w:rsidR="00082D5A" w:rsidRDefault="00000000">
            <w:pPr>
              <w:spacing w:after="40"/>
            </w:pPr>
            <w:r>
              <w:rPr>
                <w:sz w:val="20"/>
                <w:szCs w:val="20"/>
              </w:rPr>
              <w:t>0.99</w:t>
            </w:r>
          </w:p>
        </w:tc>
      </w:tr>
      <w:tr w:rsidR="00082D5A" w14:paraId="7B4BB07C"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95D532C" w14:textId="77777777" w:rsidR="00082D5A" w:rsidRDefault="00000000">
            <w:pPr>
              <w:spacing w:after="40"/>
            </w:pPr>
            <w:r>
              <w:rPr>
                <w:sz w:val="20"/>
                <w:szCs w:val="20"/>
              </w:rPr>
              <w:t>Dead-code threshold</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C4C6F03" w14:textId="77777777" w:rsidR="00082D5A" w:rsidRDefault="00000000">
            <w:pPr>
              <w:spacing w:after="40"/>
            </w:pPr>
            <w:r>
              <w:rPr>
                <w:sz w:val="20"/>
                <w:szCs w:val="20"/>
              </w:rPr>
              <w:t>1.0</w:t>
            </w:r>
          </w:p>
        </w:tc>
      </w:tr>
      <w:tr w:rsidR="00082D5A" w14:paraId="25A767EF"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1BE828E" w14:textId="77777777" w:rsidR="00082D5A" w:rsidRDefault="00000000">
            <w:pPr>
              <w:spacing w:after="40"/>
            </w:pPr>
            <w:r>
              <w:rPr>
                <w:sz w:val="20"/>
                <w:szCs w:val="20"/>
              </w:rPr>
              <w:t>Codebook size K (agent head)</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4A33EA8" w14:textId="77777777" w:rsidR="00082D5A" w:rsidRDefault="00000000">
            <w:pPr>
              <w:spacing w:after="40"/>
            </w:pPr>
            <w:r>
              <w:rPr>
                <w:sz w:val="20"/>
                <w:szCs w:val="20"/>
              </w:rPr>
              <w:t>64</w:t>
            </w:r>
          </w:p>
        </w:tc>
      </w:tr>
      <w:tr w:rsidR="00082D5A" w14:paraId="2E57BFFE"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24AF871" w14:textId="77777777" w:rsidR="00082D5A" w:rsidRDefault="00000000">
            <w:pPr>
              <w:spacing w:after="40"/>
            </w:pPr>
            <w:r>
              <w:rPr>
                <w:sz w:val="20"/>
                <w:szCs w:val="20"/>
              </w:rPr>
              <w:t>Codebook size K (key head)</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29DEDE" w14:textId="77777777" w:rsidR="00082D5A" w:rsidRDefault="00000000">
            <w:pPr>
              <w:spacing w:after="40"/>
            </w:pPr>
            <w:r>
              <w:rPr>
                <w:sz w:val="20"/>
                <w:szCs w:val="20"/>
              </w:rPr>
              <w:t>16</w:t>
            </w:r>
          </w:p>
        </w:tc>
      </w:tr>
      <w:tr w:rsidR="00082D5A" w14:paraId="5889EDF3"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76D48D7" w14:textId="77777777" w:rsidR="00082D5A" w:rsidRDefault="00000000">
            <w:pPr>
              <w:spacing w:after="40"/>
            </w:pPr>
            <w:r>
              <w:rPr>
                <w:sz w:val="20"/>
                <w:szCs w:val="20"/>
              </w:rPr>
              <w:t>Codebook size K (door head)</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6904A94" w14:textId="77777777" w:rsidR="00082D5A" w:rsidRDefault="00000000">
            <w:pPr>
              <w:spacing w:after="40"/>
            </w:pPr>
            <w:r>
              <w:rPr>
                <w:sz w:val="20"/>
                <w:szCs w:val="20"/>
              </w:rPr>
              <w:t>8</w:t>
            </w:r>
          </w:p>
        </w:tc>
      </w:tr>
      <w:tr w:rsidR="00082D5A" w14:paraId="5D6B0F63"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E7A697B" w14:textId="77777777" w:rsidR="00082D5A" w:rsidRDefault="00000000">
            <w:pPr>
              <w:spacing w:after="40"/>
            </w:pPr>
            <w:r>
              <w:rPr>
                <w:sz w:val="20"/>
                <w:szCs w:val="20"/>
              </w:rPr>
              <w:t xml:space="preserve">Embedding dimension </w:t>
            </w:r>
            <w:proofErr w:type="spellStart"/>
            <w:r>
              <w:rPr>
                <w:sz w:val="20"/>
                <w:szCs w:val="20"/>
              </w:rPr>
              <w:t>D_model</w:t>
            </w:r>
            <w:proofErr w:type="spellEnd"/>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92D643A" w14:textId="77777777" w:rsidR="00082D5A" w:rsidRDefault="00000000">
            <w:pPr>
              <w:spacing w:after="40"/>
            </w:pPr>
            <w:r>
              <w:rPr>
                <w:sz w:val="20"/>
                <w:szCs w:val="20"/>
              </w:rPr>
              <w:t>64</w:t>
            </w:r>
          </w:p>
        </w:tc>
      </w:tr>
      <w:tr w:rsidR="00082D5A" w14:paraId="23535158"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F3A2EA4" w14:textId="77777777" w:rsidR="00082D5A" w:rsidRDefault="00000000">
            <w:pPr>
              <w:spacing w:after="40"/>
            </w:pPr>
            <w:r>
              <w:rPr>
                <w:sz w:val="20"/>
                <w:szCs w:val="20"/>
              </w:rPr>
              <w:t>Transformer heads</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61C3614" w14:textId="77777777" w:rsidR="00082D5A" w:rsidRDefault="00000000">
            <w:pPr>
              <w:spacing w:after="40"/>
            </w:pPr>
            <w:r>
              <w:rPr>
                <w:sz w:val="20"/>
                <w:szCs w:val="20"/>
              </w:rPr>
              <w:t>4</w:t>
            </w:r>
          </w:p>
        </w:tc>
      </w:tr>
      <w:tr w:rsidR="00082D5A" w14:paraId="2CDEC0EF"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E6459A9" w14:textId="77777777" w:rsidR="00082D5A" w:rsidRDefault="00000000">
            <w:pPr>
              <w:spacing w:after="40"/>
            </w:pPr>
            <w:r>
              <w:rPr>
                <w:sz w:val="20"/>
                <w:szCs w:val="20"/>
              </w:rPr>
              <w:t>Transformer layers</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AD0872D" w14:textId="77777777" w:rsidR="00082D5A" w:rsidRDefault="00000000">
            <w:pPr>
              <w:spacing w:after="40"/>
            </w:pPr>
            <w:r>
              <w:rPr>
                <w:sz w:val="20"/>
                <w:szCs w:val="20"/>
              </w:rPr>
              <w:t>2</w:t>
            </w:r>
          </w:p>
        </w:tc>
      </w:tr>
      <w:tr w:rsidR="00082D5A" w14:paraId="03EC4C0A"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89C66C4" w14:textId="77777777" w:rsidR="00082D5A" w:rsidRDefault="00000000">
            <w:pPr>
              <w:spacing w:after="40"/>
            </w:pPr>
            <w:r>
              <w:rPr>
                <w:sz w:val="20"/>
                <w:szCs w:val="20"/>
              </w:rPr>
              <w:t>Position embedding dimension</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31F5428" w14:textId="77777777" w:rsidR="00082D5A" w:rsidRDefault="00000000">
            <w:pPr>
              <w:spacing w:after="40"/>
            </w:pPr>
            <w:r>
              <w:rPr>
                <w:sz w:val="20"/>
                <w:szCs w:val="20"/>
              </w:rPr>
              <w:t>32</w:t>
            </w:r>
          </w:p>
        </w:tc>
      </w:tr>
    </w:tbl>
    <w:p w14:paraId="027835C8" w14:textId="77777777" w:rsidR="00000000" w:rsidRDefault="00000000">
      <w:pPr>
        <w:spacing w:after="80"/>
      </w:pPr>
    </w:p>
    <w:p w14:paraId="581386D3" w14:textId="77777777" w:rsidR="00000000" w:rsidRDefault="00000000">
      <w:pPr>
        <w:spacing w:after="80" w:line="360" w:lineRule="auto"/>
      </w:pPr>
      <w:r>
        <w:rPr>
          <w:b/>
          <w:bCs/>
        </w:rPr>
        <w:t>Table A2. PPO policy learning hyperparameters (all conditions).</w:t>
      </w:r>
    </w:p>
    <w:tbl>
      <w:tblPr>
        <w:tblW w:w="8026" w:type="dxa"/>
        <w:tblBorders>
          <w:top w:val="single" w:sz="4" w:space="0" w:color="999999"/>
          <w:left w:val="single" w:sz="4" w:space="0" w:color="999999"/>
          <w:bottom w:val="single" w:sz="4" w:space="0" w:color="999999"/>
          <w:right w:val="single" w:sz="4" w:space="0" w:color="999999"/>
        </w:tblBorders>
        <w:tblCellMar>
          <w:top w:w="60" w:type="dxa"/>
          <w:left w:w="120" w:type="dxa"/>
          <w:bottom w:w="60" w:type="dxa"/>
          <w:right w:w="120" w:type="dxa"/>
        </w:tblCellMar>
        <w:tblLook w:val="04A0" w:firstRow="1" w:lastRow="0" w:firstColumn="1" w:lastColumn="0" w:noHBand="0" w:noVBand="1"/>
      </w:tblPr>
      <w:tblGrid>
        <w:gridCol w:w="4000"/>
        <w:gridCol w:w="4026"/>
      </w:tblGrid>
      <w:tr w:rsidR="00082D5A" w14:paraId="5945F540" w14:textId="77777777">
        <w:tc>
          <w:tcPr>
            <w:tcW w:w="4000"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1B2DD661" w14:textId="77777777" w:rsidR="00082D5A" w:rsidRDefault="00000000">
            <w:pPr>
              <w:spacing w:after="40"/>
            </w:pPr>
            <w:r>
              <w:rPr>
                <w:b/>
                <w:bCs/>
                <w:sz w:val="20"/>
                <w:szCs w:val="20"/>
              </w:rPr>
              <w:t>Hyperparameter</w:t>
            </w:r>
          </w:p>
        </w:tc>
        <w:tc>
          <w:tcPr>
            <w:tcW w:w="4026" w:type="dxa"/>
            <w:tcBorders>
              <w:top w:val="single" w:sz="4" w:space="0" w:color="999999"/>
              <w:left w:val="single" w:sz="4" w:space="0" w:color="999999"/>
              <w:bottom w:val="single" w:sz="4" w:space="0" w:color="999999"/>
              <w:right w:val="single" w:sz="4" w:space="0" w:color="999999"/>
            </w:tcBorders>
            <w:shd w:val="clear" w:color="auto" w:fill="E8F0F8"/>
            <w:tcMar>
              <w:top w:w="60" w:type="dxa"/>
              <w:left w:w="120" w:type="dxa"/>
              <w:bottom w:w="60" w:type="dxa"/>
              <w:right w:w="120" w:type="dxa"/>
            </w:tcMar>
          </w:tcPr>
          <w:p w14:paraId="48860A4D" w14:textId="77777777" w:rsidR="00082D5A" w:rsidRDefault="00000000">
            <w:pPr>
              <w:spacing w:after="40"/>
            </w:pPr>
            <w:r>
              <w:rPr>
                <w:b/>
                <w:bCs/>
                <w:sz w:val="20"/>
                <w:szCs w:val="20"/>
              </w:rPr>
              <w:t>Value</w:t>
            </w:r>
          </w:p>
        </w:tc>
      </w:tr>
      <w:tr w:rsidR="00082D5A" w14:paraId="7AA49BD9"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BDE8AD0" w14:textId="77777777" w:rsidR="00082D5A" w:rsidRDefault="00000000">
            <w:pPr>
              <w:spacing w:after="40"/>
            </w:pPr>
            <w:proofErr w:type="spellStart"/>
            <w:r>
              <w:rPr>
                <w:sz w:val="20"/>
                <w:szCs w:val="20"/>
              </w:rPr>
              <w:t>n_steps</w:t>
            </w:r>
            <w:proofErr w:type="spellEnd"/>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3804359" w14:textId="77777777" w:rsidR="00082D5A" w:rsidRDefault="00000000">
            <w:pPr>
              <w:spacing w:after="40"/>
            </w:pPr>
            <w:r>
              <w:rPr>
                <w:sz w:val="20"/>
                <w:szCs w:val="20"/>
              </w:rPr>
              <w:t>512</w:t>
            </w:r>
          </w:p>
        </w:tc>
      </w:tr>
      <w:tr w:rsidR="00082D5A" w14:paraId="4C88B76C"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7FBD0F7" w14:textId="77777777" w:rsidR="00082D5A" w:rsidRDefault="00000000">
            <w:pPr>
              <w:spacing w:after="40"/>
            </w:pPr>
            <w:r>
              <w:rPr>
                <w:sz w:val="20"/>
                <w:szCs w:val="20"/>
              </w:rPr>
              <w:t>Batch size</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28C543F" w14:textId="77777777" w:rsidR="00082D5A" w:rsidRDefault="00000000">
            <w:pPr>
              <w:spacing w:after="40"/>
            </w:pPr>
            <w:r>
              <w:rPr>
                <w:sz w:val="20"/>
                <w:szCs w:val="20"/>
              </w:rPr>
              <w:t>64</w:t>
            </w:r>
          </w:p>
        </w:tc>
      </w:tr>
      <w:tr w:rsidR="00082D5A" w14:paraId="4FF3262C"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3F18F77" w14:textId="77777777" w:rsidR="00082D5A" w:rsidRDefault="00000000">
            <w:pPr>
              <w:spacing w:after="40"/>
            </w:pPr>
            <w:proofErr w:type="spellStart"/>
            <w:r>
              <w:rPr>
                <w:sz w:val="20"/>
                <w:szCs w:val="20"/>
              </w:rPr>
              <w:t>n_epochs</w:t>
            </w:r>
            <w:proofErr w:type="spellEnd"/>
            <w:r>
              <w:rPr>
                <w:sz w:val="20"/>
                <w:szCs w:val="20"/>
              </w:rPr>
              <w:t xml:space="preserve"> (per rollout)</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5198AEA" w14:textId="77777777" w:rsidR="00082D5A" w:rsidRDefault="00000000">
            <w:pPr>
              <w:spacing w:after="40"/>
            </w:pPr>
            <w:r>
              <w:rPr>
                <w:sz w:val="20"/>
                <w:szCs w:val="20"/>
              </w:rPr>
              <w:t>4</w:t>
            </w:r>
          </w:p>
        </w:tc>
      </w:tr>
      <w:tr w:rsidR="00082D5A" w14:paraId="6592E85F"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E0C46CB" w14:textId="77777777" w:rsidR="00082D5A" w:rsidRDefault="00000000">
            <w:pPr>
              <w:spacing w:after="40"/>
            </w:pPr>
            <w:r>
              <w:rPr>
                <w:sz w:val="20"/>
                <w:szCs w:val="20"/>
              </w:rPr>
              <w:t>Discount factor γ</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804A74B" w14:textId="77777777" w:rsidR="00082D5A" w:rsidRDefault="00000000">
            <w:pPr>
              <w:spacing w:after="40"/>
            </w:pPr>
            <w:r>
              <w:rPr>
                <w:sz w:val="20"/>
                <w:szCs w:val="20"/>
              </w:rPr>
              <w:t>0.99</w:t>
            </w:r>
          </w:p>
        </w:tc>
      </w:tr>
      <w:tr w:rsidR="00082D5A" w14:paraId="0F224DA6"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FE97594" w14:textId="77777777" w:rsidR="00082D5A" w:rsidRDefault="00000000">
            <w:pPr>
              <w:spacing w:after="40"/>
            </w:pPr>
            <w:r>
              <w:rPr>
                <w:sz w:val="20"/>
                <w:szCs w:val="20"/>
              </w:rPr>
              <w:t>GAE lambda</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A508C47" w14:textId="77777777" w:rsidR="00082D5A" w:rsidRDefault="00000000">
            <w:pPr>
              <w:spacing w:after="40"/>
            </w:pPr>
            <w:r>
              <w:rPr>
                <w:sz w:val="20"/>
                <w:szCs w:val="20"/>
              </w:rPr>
              <w:t>0.95</w:t>
            </w:r>
          </w:p>
        </w:tc>
      </w:tr>
      <w:tr w:rsidR="00082D5A" w14:paraId="60B36B52"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2098237" w14:textId="77777777" w:rsidR="00082D5A" w:rsidRDefault="00000000">
            <w:pPr>
              <w:spacing w:after="40"/>
            </w:pPr>
            <w:r>
              <w:rPr>
                <w:sz w:val="20"/>
                <w:szCs w:val="20"/>
              </w:rPr>
              <w:t>Clip epsilon</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D55890" w14:textId="77777777" w:rsidR="00082D5A" w:rsidRDefault="00000000">
            <w:pPr>
              <w:spacing w:after="40"/>
            </w:pPr>
            <w:r>
              <w:rPr>
                <w:sz w:val="20"/>
                <w:szCs w:val="20"/>
              </w:rPr>
              <w:t>0.2</w:t>
            </w:r>
          </w:p>
        </w:tc>
      </w:tr>
      <w:tr w:rsidR="00082D5A" w14:paraId="4B33505A"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E290EEA" w14:textId="77777777" w:rsidR="00082D5A" w:rsidRDefault="00000000">
            <w:pPr>
              <w:spacing w:after="40"/>
            </w:pPr>
            <w:r>
              <w:rPr>
                <w:sz w:val="20"/>
                <w:szCs w:val="20"/>
              </w:rPr>
              <w:t>Entropy coefficient</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82E16F3" w14:textId="77777777" w:rsidR="00082D5A" w:rsidRDefault="00000000">
            <w:pPr>
              <w:spacing w:after="40"/>
            </w:pPr>
            <w:r>
              <w:rPr>
                <w:sz w:val="20"/>
                <w:szCs w:val="20"/>
              </w:rPr>
              <w:t>0.05</w:t>
            </w:r>
          </w:p>
        </w:tc>
      </w:tr>
      <w:tr w:rsidR="00082D5A" w14:paraId="33327CB6"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A9E7200" w14:textId="77777777" w:rsidR="00082D5A" w:rsidRDefault="00000000">
            <w:pPr>
              <w:spacing w:after="40"/>
            </w:pPr>
            <w:r>
              <w:rPr>
                <w:sz w:val="20"/>
                <w:szCs w:val="20"/>
              </w:rPr>
              <w:t>Value function coefficient</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B8833A7" w14:textId="77777777" w:rsidR="00082D5A" w:rsidRDefault="00000000">
            <w:pPr>
              <w:spacing w:after="40"/>
            </w:pPr>
            <w:r>
              <w:rPr>
                <w:sz w:val="20"/>
                <w:szCs w:val="20"/>
              </w:rPr>
              <w:t>0.5</w:t>
            </w:r>
          </w:p>
        </w:tc>
      </w:tr>
      <w:tr w:rsidR="00082D5A" w14:paraId="44897A86"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2E7334D" w14:textId="77777777" w:rsidR="00082D5A" w:rsidRDefault="00000000">
            <w:pPr>
              <w:spacing w:after="40"/>
            </w:pPr>
            <w:r>
              <w:rPr>
                <w:sz w:val="20"/>
                <w:szCs w:val="20"/>
              </w:rPr>
              <w:t>Max gradient norm</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AA7DB00" w14:textId="77777777" w:rsidR="00082D5A" w:rsidRDefault="00000000">
            <w:pPr>
              <w:spacing w:after="40"/>
            </w:pPr>
            <w:r>
              <w:rPr>
                <w:sz w:val="20"/>
                <w:szCs w:val="20"/>
              </w:rPr>
              <w:t>0.5</w:t>
            </w:r>
          </w:p>
        </w:tc>
      </w:tr>
      <w:tr w:rsidR="00082D5A" w14:paraId="0E532FA8"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92E3341" w14:textId="77777777" w:rsidR="00082D5A" w:rsidRDefault="00000000">
            <w:pPr>
              <w:spacing w:after="40"/>
            </w:pPr>
            <w:r>
              <w:rPr>
                <w:sz w:val="20"/>
                <w:szCs w:val="20"/>
              </w:rPr>
              <w:t>Learning rate</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C7136E1" w14:textId="77777777" w:rsidR="00082D5A" w:rsidRDefault="00000000">
            <w:pPr>
              <w:spacing w:after="40"/>
            </w:pPr>
            <w:r>
              <w:rPr>
                <w:sz w:val="20"/>
                <w:szCs w:val="20"/>
              </w:rPr>
              <w:t>3 × 10⁻³</w:t>
            </w:r>
          </w:p>
        </w:tc>
      </w:tr>
      <w:tr w:rsidR="00082D5A" w14:paraId="454119B2"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857F24F" w14:textId="77777777" w:rsidR="00082D5A" w:rsidRDefault="00000000">
            <w:pPr>
              <w:spacing w:after="40"/>
            </w:pPr>
            <w:r>
              <w:rPr>
                <w:sz w:val="20"/>
                <w:szCs w:val="20"/>
              </w:rPr>
              <w:lastRenderedPageBreak/>
              <w:t>Total environment steps</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0F795F8" w14:textId="77777777" w:rsidR="00082D5A" w:rsidRDefault="00000000">
            <w:pPr>
              <w:spacing w:after="40"/>
            </w:pPr>
            <w:r>
              <w:rPr>
                <w:sz w:val="20"/>
                <w:szCs w:val="20"/>
              </w:rPr>
              <w:t>200,000</w:t>
            </w:r>
          </w:p>
        </w:tc>
      </w:tr>
      <w:tr w:rsidR="00082D5A" w14:paraId="4B93ADED"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D8389E4" w14:textId="77777777" w:rsidR="00082D5A" w:rsidRDefault="00000000">
            <w:pPr>
              <w:spacing w:after="40"/>
            </w:pPr>
            <w:r>
              <w:rPr>
                <w:sz w:val="20"/>
                <w:szCs w:val="20"/>
              </w:rPr>
              <w:t>Evaluation frequency (steps)</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A4DF3ED" w14:textId="77777777" w:rsidR="00082D5A" w:rsidRDefault="00000000">
            <w:pPr>
              <w:spacing w:after="40"/>
            </w:pPr>
            <w:r>
              <w:rPr>
                <w:sz w:val="20"/>
                <w:szCs w:val="20"/>
              </w:rPr>
              <w:t>5,000</w:t>
            </w:r>
          </w:p>
        </w:tc>
      </w:tr>
      <w:tr w:rsidR="00082D5A" w14:paraId="66808CB1"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B844D56" w14:textId="77777777" w:rsidR="00082D5A" w:rsidRDefault="00000000">
            <w:pPr>
              <w:spacing w:after="40"/>
            </w:pPr>
            <w:r>
              <w:rPr>
                <w:sz w:val="20"/>
                <w:szCs w:val="20"/>
              </w:rPr>
              <w:t>Evaluation episodes per checkpoint</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D97E031" w14:textId="77777777" w:rsidR="00082D5A" w:rsidRDefault="00000000">
            <w:pPr>
              <w:spacing w:after="40"/>
            </w:pPr>
            <w:r>
              <w:rPr>
                <w:sz w:val="20"/>
                <w:szCs w:val="20"/>
              </w:rPr>
              <w:t>10</w:t>
            </w:r>
          </w:p>
        </w:tc>
      </w:tr>
      <w:tr w:rsidR="00082D5A" w14:paraId="28F7867F"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CA25AC8" w14:textId="77777777" w:rsidR="00082D5A" w:rsidRDefault="00000000">
            <w:pPr>
              <w:spacing w:after="40"/>
            </w:pPr>
            <w:r>
              <w:rPr>
                <w:sz w:val="20"/>
                <w:szCs w:val="20"/>
              </w:rPr>
              <w:t>Number of seeds</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B81ADDB" w14:textId="77777777" w:rsidR="00082D5A" w:rsidRDefault="00000000">
            <w:pPr>
              <w:spacing w:after="40"/>
            </w:pPr>
            <w:r>
              <w:rPr>
                <w:sz w:val="20"/>
                <w:szCs w:val="20"/>
              </w:rPr>
              <w:t>5</w:t>
            </w:r>
          </w:p>
        </w:tc>
      </w:tr>
      <w:tr w:rsidR="00082D5A" w14:paraId="46DD4745" w14:textId="77777777">
        <w:tc>
          <w:tcPr>
            <w:tcW w:w="4000"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AEF8B1B" w14:textId="77777777" w:rsidR="00082D5A" w:rsidRDefault="00000000">
            <w:pPr>
              <w:spacing w:after="40"/>
            </w:pPr>
            <w:r>
              <w:rPr>
                <w:sz w:val="20"/>
                <w:szCs w:val="20"/>
              </w:rPr>
              <w:t>Policy net architecture</w:t>
            </w:r>
          </w:p>
        </w:tc>
        <w:tc>
          <w:tcPr>
            <w:tcW w:w="4026"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2B863E7" w14:textId="77777777" w:rsidR="00082D5A" w:rsidRDefault="00000000">
            <w:pPr>
              <w:spacing w:after="40"/>
            </w:pPr>
            <w:r>
              <w:rPr>
                <w:sz w:val="20"/>
                <w:szCs w:val="20"/>
              </w:rPr>
              <w:t xml:space="preserve">[64, 64] MLP, </w:t>
            </w:r>
            <w:proofErr w:type="spellStart"/>
            <w:r>
              <w:rPr>
                <w:sz w:val="20"/>
                <w:szCs w:val="20"/>
              </w:rPr>
              <w:t>ReLU</w:t>
            </w:r>
            <w:proofErr w:type="spellEnd"/>
          </w:p>
        </w:tc>
      </w:tr>
    </w:tbl>
    <w:p w14:paraId="5D409CDC" w14:textId="77777777" w:rsidR="00000000" w:rsidRDefault="00000000">
      <w:pPr>
        <w:spacing w:after="80"/>
      </w:pPr>
    </w:p>
    <w:p w14:paraId="0FA9A1A5" w14:textId="77777777" w:rsidR="00000000" w:rsidRDefault="00000000">
      <w:pPr>
        <w:pStyle w:val="Heading1"/>
      </w:pPr>
      <w:r>
        <w:t>Appendix B: Additional Figures</w:t>
      </w:r>
    </w:p>
    <w:p w14:paraId="5842490B" w14:textId="77777777" w:rsidR="00000000" w:rsidRDefault="00000000">
      <w:pPr>
        <w:spacing w:after="80"/>
      </w:pPr>
    </w:p>
    <w:p w14:paraId="7240BF7E" w14:textId="77777777" w:rsidR="00000000" w:rsidRDefault="00000000">
      <w:pPr>
        <w:spacing w:after="160" w:line="360" w:lineRule="auto"/>
      </w:pPr>
      <w:r>
        <w:t>This appendix describes the figures associated with the experimental results. All figures are generated from the experimental outputs described in Sections 4.1–4.3 and are intended to accompany the tabular results in the main text.</w:t>
      </w:r>
    </w:p>
    <w:p w14:paraId="45BB719A" w14:textId="77777777" w:rsidR="00000000" w:rsidRDefault="00000000">
      <w:pPr>
        <w:spacing w:after="80"/>
      </w:pPr>
    </w:p>
    <w:p w14:paraId="611CC388" w14:textId="77777777" w:rsidR="00000000" w:rsidRDefault="00000000">
      <w:pPr>
        <w:spacing w:after="160" w:line="360" w:lineRule="auto"/>
      </w:pPr>
      <w:r>
        <w:t>Figure B1 (Probe accuracy bar chart) shows a grouped bar chart with one cluster per ground-truth label (</w:t>
      </w:r>
      <w:proofErr w:type="spellStart"/>
      <w:r>
        <w:t>door_open</w:t>
      </w:r>
      <w:proofErr w:type="spellEnd"/>
      <w:r>
        <w:t xml:space="preserve">, </w:t>
      </w:r>
      <w:proofErr w:type="spellStart"/>
      <w:r>
        <w:t>door_locked</w:t>
      </w:r>
      <w:proofErr w:type="spellEnd"/>
      <w:r>
        <w:t xml:space="preserve">, </w:t>
      </w:r>
      <w:proofErr w:type="spellStart"/>
      <w:r>
        <w:t>carrying_key</w:t>
      </w:r>
      <w:proofErr w:type="spellEnd"/>
      <w:r>
        <w:t xml:space="preserve">). Within each cluster, bars represent the majority-class baseline, the agent head probe, the key head probe, the door head probe, and the combined probe. The chart makes immediately visible the exceptional accuracy of the key head on </w:t>
      </w:r>
      <w:proofErr w:type="spellStart"/>
      <w:r>
        <w:t>carrying_key</w:t>
      </w:r>
      <w:proofErr w:type="spellEnd"/>
      <w:r>
        <w:t xml:space="preserve"> relative to all other head–label combinations, and the modest but consistent improvement of all heads over their respective majority baselines for the door state labels.</w:t>
      </w:r>
    </w:p>
    <w:p w14:paraId="232753E4" w14:textId="77777777" w:rsidR="00000000" w:rsidRDefault="00000000">
      <w:pPr>
        <w:spacing w:after="80"/>
      </w:pPr>
    </w:p>
    <w:p w14:paraId="63617171" w14:textId="77777777" w:rsidR="00000000" w:rsidRDefault="00000000">
      <w:pPr>
        <w:spacing w:after="160" w:line="360" w:lineRule="auto"/>
      </w:pPr>
      <w:r>
        <w:t xml:space="preserve">Figure B2 (Token purity plot for the key head) shows, for each of the 16 key head tokens (x-axis), the conditional probability </w:t>
      </w:r>
      <w:proofErr w:type="gramStart"/>
      <w:r>
        <w:t>P(</w:t>
      </w:r>
      <w:proofErr w:type="spellStart"/>
      <w:proofErr w:type="gramEnd"/>
      <w:r>
        <w:t>carrying_key</w:t>
      </w:r>
      <w:proofErr w:type="spellEnd"/>
      <w:r>
        <w:t xml:space="preserve"> = True | token = k) (y-axis). The plot </w:t>
      </w:r>
      <w:proofErr w:type="spellStart"/>
      <w:r>
        <w:t>visualises</w:t>
      </w:r>
      <w:proofErr w:type="spellEnd"/>
      <w:r>
        <w:t xml:space="preserve"> the hard binary partition: tokens 4, 7, 9, and 13 have probability 1.0, all others have probability approximately 0.0. A corresponding plot for the door head token purity for </w:t>
      </w:r>
      <w:proofErr w:type="spellStart"/>
      <w:r>
        <w:t>door_open</w:t>
      </w:r>
      <w:proofErr w:type="spellEnd"/>
      <w:r>
        <w:t xml:space="preserve"> may be included alongside.</w:t>
      </w:r>
    </w:p>
    <w:p w14:paraId="530B0949" w14:textId="77777777" w:rsidR="00000000" w:rsidRDefault="00000000">
      <w:pPr>
        <w:spacing w:after="80"/>
      </w:pPr>
    </w:p>
    <w:p w14:paraId="2C8ADEB7" w14:textId="77777777" w:rsidR="00000000" w:rsidRDefault="00000000">
      <w:pPr>
        <w:spacing w:after="160" w:line="360" w:lineRule="auto"/>
      </w:pPr>
      <w:r>
        <w:t>Figure B3 (PPO learning curves) shows mean episodic return as a function of environment steps (0–200k) for all five conditions, averaged across five seeds with shaded ±1 standard deviation bands. The curves illustrate the bootstrap timing difference between raw observations (~30k steps) and OC-All-Disc (45–85k steps), the instability of OC-All-Disc after bootstrapping, and the complete non-convergence of OC-Agent.</w:t>
      </w:r>
    </w:p>
    <w:p w14:paraId="0F475774" w14:textId="77777777" w:rsidR="00000000" w:rsidRDefault="00000000">
      <w:pPr>
        <w:spacing w:after="80"/>
      </w:pPr>
    </w:p>
    <w:p w14:paraId="60102DB8" w14:textId="5ADAD08B" w:rsidR="00000000" w:rsidRDefault="00000000" w:rsidP="000444CC">
      <w:pPr>
        <w:spacing w:after="160" w:line="360" w:lineRule="auto"/>
      </w:pPr>
      <w:r>
        <w:t>Figure B4 (Encoder training curves) shows reconstruction loss, commitment loss, and per-head codebook perplexity as a function of training epoch (0–80 epochs) for the final object-centric encoder. A companion panel may show the equivalent curves for the earlier gradient-based prototype, making the codebook collapse and the effect of the EMA fix visually apparent by comparing active code count over training.</w:t>
      </w:r>
      <w:r w:rsidR="000444CC">
        <w:br/>
      </w:r>
    </w:p>
    <w:sectPr w:rsidR="00BB2025">
      <w:headerReference w:type="default" r:id="rId10"/>
      <w:footerReference w:type="default" r:id="rId11"/>
      <w:pgSz w:w="11906" w:h="16838"/>
      <w:pgMar w:top="1440" w:right="1440" w:bottom="1440" w:left="1440" w:header="708" w:footer="708"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nknown Author" w:date="2026-05-18T14:06:00Z" w:initials="">
    <w:p w14:paraId="7FDB6921" w14:textId="77777777" w:rsidR="00BB6129" w:rsidRDefault="00BB6129" w:rsidP="00BB6129">
      <w:r>
        <w:rPr>
          <w:sz w:val="20"/>
        </w:rPr>
        <w:t>also cite later versions of dreamer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DB6921"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DB6921" w16cid:durableId="4D54C3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3CA16" w14:textId="77777777" w:rsidR="00130DAB" w:rsidRDefault="00130DAB">
      <w:r>
        <w:separator/>
      </w:r>
    </w:p>
  </w:endnote>
  <w:endnote w:type="continuationSeparator" w:id="0">
    <w:p w14:paraId="0E973B02" w14:textId="77777777" w:rsidR="00130DAB" w:rsidRDefault="00130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E09A" w14:textId="77777777" w:rsidR="00EE11D1" w:rsidRDefault="00000000">
    <w:pPr>
      <w:pBdr>
        <w:top w:val="single" w:sz="2" w:space="4" w:color="AAAAAA"/>
      </w:pBdr>
      <w:jc w:val="cente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10</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C88D9" w14:textId="77777777" w:rsidR="00130DAB" w:rsidRDefault="00130DAB">
      <w:r>
        <w:separator/>
      </w:r>
    </w:p>
  </w:footnote>
  <w:footnote w:type="continuationSeparator" w:id="0">
    <w:p w14:paraId="13ACA524" w14:textId="77777777" w:rsidR="00130DAB" w:rsidRDefault="00130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8B97" w14:textId="77777777" w:rsidR="00EE11D1" w:rsidRDefault="00EE11D1">
    <w:pPr>
      <w:pBdr>
        <w:bottom w:val="single" w:sz="2" w:space="4" w:color="AAAAAA"/>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69C"/>
    <w:multiLevelType w:val="multilevel"/>
    <w:tmpl w:val="0324FE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0AE109B"/>
    <w:multiLevelType w:val="multilevel"/>
    <w:tmpl w:val="55E812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79140BE"/>
    <w:multiLevelType w:val="multilevel"/>
    <w:tmpl w:val="02C45E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460340686">
    <w:abstractNumId w:val="1"/>
  </w:num>
  <w:num w:numId="2" w16cid:durableId="1927376944">
    <w:abstractNumId w:val="2"/>
  </w:num>
  <w:num w:numId="3" w16cid:durableId="4078462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non, R.S. (Rohan)">
    <w15:presenceInfo w15:providerId="AD" w15:userId="S::r.s.menon@student.vu.nl::940bba22-5336-4acb-8f03-8442c228eb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hideSpellingErrors/>
  <w:hideGrammatical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1"/>
    <w:rsid w:val="000444CC"/>
    <w:rsid w:val="00082D5A"/>
    <w:rsid w:val="00130DAB"/>
    <w:rsid w:val="002A0215"/>
    <w:rsid w:val="00BB6129"/>
    <w:rsid w:val="00D9601E"/>
    <w:rsid w:val="00E67709"/>
    <w:rsid w:val="00EE11D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C0B5492"/>
  <w15:docId w15:val="{466F0FA6-F025-F648-B53F-964099A7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888888"/>
      </w:pBdr>
      <w:spacing w:before="480" w:after="160"/>
      <w:outlineLvl w:val="0"/>
    </w:pPr>
    <w:rPr>
      <w:b/>
      <w:bCs/>
      <w:sz w:val="32"/>
      <w:szCs w:val="32"/>
    </w:rPr>
  </w:style>
  <w:style w:type="paragraph" w:styleId="Heading2">
    <w:name w:val="heading 2"/>
    <w:uiPriority w:val="9"/>
    <w:unhideWhenUsed/>
    <w:qFormat/>
    <w:pPr>
      <w:spacing w:before="320" w:after="120"/>
      <w:outlineLvl w:val="1"/>
    </w:pPr>
    <w:rPr>
      <w:b/>
      <w:bCs/>
      <w:sz w:val="28"/>
      <w:szCs w:val="28"/>
    </w:rPr>
  </w:style>
  <w:style w:type="paragraph" w:styleId="Heading3">
    <w:name w:val="heading 3"/>
    <w:uiPriority w:val="9"/>
    <w:semiHidden/>
    <w:unhideWhenUsed/>
    <w:qFormat/>
    <w:pPr>
      <w:spacing w:before="24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HeaderChar">
    <w:name w:val="Header Char"/>
    <w:basedOn w:val="DefaultParagraphFont"/>
    <w:link w:val="Header"/>
    <w:uiPriority w:val="99"/>
    <w:qFormat/>
    <w:rsid w:val="00983428"/>
  </w:style>
  <w:style w:type="character" w:customStyle="1" w:styleId="FooterChar">
    <w:name w:val="Footer Char"/>
    <w:basedOn w:val="DefaultParagraphFont"/>
    <w:link w:val="Footer"/>
    <w:uiPriority w:val="99"/>
    <w:qFormat/>
    <w:rsid w:val="00983428"/>
  </w:style>
  <w:style w:type="character" w:styleId="CommentReference">
    <w:name w:val="annotation reference"/>
    <w:basedOn w:val="DefaultParagraphFont"/>
    <w:uiPriority w:val="99"/>
    <w:semiHidden/>
    <w:unhideWhenUsed/>
    <w:qFormat/>
    <w:rsid w:val="004327CE"/>
    <w:rPr>
      <w:sz w:val="16"/>
      <w:szCs w:val="16"/>
    </w:rPr>
  </w:style>
  <w:style w:type="character" w:customStyle="1" w:styleId="CommentTextChar">
    <w:name w:val="Comment Text Char"/>
    <w:basedOn w:val="DefaultParagraphFont"/>
    <w:link w:val="CommentText"/>
    <w:uiPriority w:val="99"/>
    <w:semiHidden/>
    <w:qFormat/>
    <w:rsid w:val="004327CE"/>
    <w:rPr>
      <w:sz w:val="20"/>
      <w:szCs w:val="20"/>
    </w:rPr>
  </w:style>
  <w:style w:type="character" w:customStyle="1" w:styleId="CommentSubjectChar">
    <w:name w:val="Comment Subject Char"/>
    <w:basedOn w:val="CommentTextChar"/>
    <w:link w:val="CommentSubject"/>
    <w:uiPriority w:val="99"/>
    <w:semiHidden/>
    <w:qFormat/>
    <w:rsid w:val="004327CE"/>
    <w:rPr>
      <w:b/>
      <w:bCs/>
      <w:sz w:val="20"/>
      <w:szCs w:val="20"/>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83428"/>
    <w:pPr>
      <w:tabs>
        <w:tab w:val="center" w:pos="4680"/>
        <w:tab w:val="right" w:pos="9360"/>
      </w:tabs>
    </w:pPr>
  </w:style>
  <w:style w:type="paragraph" w:styleId="Footer">
    <w:name w:val="footer"/>
    <w:basedOn w:val="Normal"/>
    <w:link w:val="FooterChar"/>
    <w:uiPriority w:val="99"/>
    <w:unhideWhenUsed/>
    <w:rsid w:val="00983428"/>
    <w:pPr>
      <w:tabs>
        <w:tab w:val="center" w:pos="4680"/>
        <w:tab w:val="right" w:pos="9360"/>
      </w:tabs>
    </w:pPr>
  </w:style>
  <w:style w:type="paragraph" w:styleId="CommentText">
    <w:name w:val="annotation text"/>
    <w:basedOn w:val="Normal"/>
    <w:link w:val="CommentTextChar"/>
    <w:uiPriority w:val="99"/>
    <w:semiHidden/>
    <w:unhideWhenUsed/>
    <w:qFormat/>
    <w:rsid w:val="004327CE"/>
    <w:rPr>
      <w:sz w:val="20"/>
      <w:szCs w:val="20"/>
    </w:rPr>
  </w:style>
  <w:style w:type="paragraph" w:styleId="CommentSubject">
    <w:name w:val="annotation subject"/>
    <w:basedOn w:val="CommentText"/>
    <w:next w:val="CommentText"/>
    <w:link w:val="CommentSubjectChar"/>
    <w:uiPriority w:val="99"/>
    <w:semiHidden/>
    <w:unhideWhenUsed/>
    <w:qFormat/>
    <w:rsid w:val="004327CE"/>
    <w:rPr>
      <w:b/>
      <w:bCs/>
    </w:rPr>
  </w:style>
  <w:style w:type="paragraph" w:styleId="Revision">
    <w:name w:val="Revision"/>
    <w:hidden/>
    <w:uiPriority w:val="99"/>
    <w:semiHidden/>
    <w:rsid w:val="00D9601E"/>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392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32</Pages>
  <Words>9295</Words>
  <Characters>52983</Characters>
  <Application>Microsoft Office Word</Application>
  <DocSecurity>0</DocSecurity>
  <Lines>441</Lines>
  <Paragraphs>124</Paragraphs>
  <ScaleCrop>false</ScaleCrop>
  <Company/>
  <LinksUpToDate>false</LinksUpToDate>
  <CharactersWithSpaces>62154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Menon, R.S. (Rohan)</cp:lastModifiedBy>
  <cp:revision>4</cp:revision>
  <dcterms:created xsi:type="dcterms:W3CDTF">2026-05-31T20:40:00Z</dcterms:created>
  <dcterms:modified xsi:type="dcterms:W3CDTF">2026-06-20T13:36:00Z</dcterms:modified>
  <dc:language>en-US</dc:language>
</cp:coreProperties>
</file>